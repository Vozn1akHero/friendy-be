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2C6969" w14:textId="77777777" w:rsidR="00E23472" w:rsidRDefault="00E23472" w:rsidP="00E23472">
      <w:pPr>
        <w:jc w:val="center"/>
        <w:rPr>
          <w:spacing w:val="30"/>
        </w:rPr>
      </w:pPr>
      <w:r>
        <w:rPr>
          <w:spacing w:val="30"/>
          <w:sz w:val="32"/>
        </w:rPr>
        <w:t>WYŻSZA SZKOŁA BANKOWA W GDAŃSKU</w:t>
      </w:r>
    </w:p>
    <w:p w14:paraId="21D4CEC4" w14:textId="77777777" w:rsidR="00E23472" w:rsidRDefault="00E23472" w:rsidP="00E23472">
      <w:pPr>
        <w:jc w:val="center"/>
        <w:rPr>
          <w:color w:val="FF0000"/>
          <w:spacing w:val="30"/>
        </w:rPr>
      </w:pPr>
      <w:r>
        <w:rPr>
          <w:spacing w:val="30"/>
          <w:sz w:val="28"/>
          <w:szCs w:val="28"/>
        </w:rPr>
        <w:t>WYDZIAŁ FINANSÓW I ZARZĄDZANIA</w:t>
      </w:r>
    </w:p>
    <w:p w14:paraId="7C0D0526" w14:textId="77777777" w:rsidR="00E23472" w:rsidRDefault="00E23472" w:rsidP="00E23472">
      <w:pPr>
        <w:jc w:val="center"/>
        <w:rPr>
          <w:sz w:val="20"/>
          <w:szCs w:val="20"/>
        </w:rPr>
      </w:pPr>
    </w:p>
    <w:p w14:paraId="1A8B7BBE" w14:textId="77777777" w:rsidR="00E23472" w:rsidRDefault="00E23472" w:rsidP="00E23472">
      <w:pPr>
        <w:jc w:val="center"/>
      </w:pPr>
    </w:p>
    <w:p w14:paraId="7416E217" w14:textId="77777777" w:rsidR="00E23472" w:rsidRDefault="00E23472" w:rsidP="00E23472">
      <w:pPr>
        <w:jc w:val="center"/>
      </w:pPr>
    </w:p>
    <w:p w14:paraId="2CEC83CB" w14:textId="77777777" w:rsidR="00E23472" w:rsidRDefault="00E23472" w:rsidP="00E23472">
      <w:pPr>
        <w:jc w:val="center"/>
      </w:pPr>
    </w:p>
    <w:p w14:paraId="0888CAE8" w14:textId="77777777" w:rsidR="00E23472" w:rsidRDefault="00E23472" w:rsidP="00E23472">
      <w:pPr>
        <w:jc w:val="center"/>
      </w:pPr>
    </w:p>
    <w:p w14:paraId="02DCD6B0" w14:textId="77777777" w:rsidR="00E23472" w:rsidRDefault="00E23472" w:rsidP="00E23472">
      <w:pPr>
        <w:jc w:val="center"/>
      </w:pPr>
    </w:p>
    <w:p w14:paraId="6D24DE73" w14:textId="77777777" w:rsidR="00E23472" w:rsidRDefault="00E23472" w:rsidP="00E23472">
      <w:pPr>
        <w:jc w:val="center"/>
      </w:pPr>
    </w:p>
    <w:p w14:paraId="3A76CAAE" w14:textId="77777777" w:rsidR="00E23472" w:rsidRDefault="00E23472" w:rsidP="00E23472">
      <w:pPr>
        <w:jc w:val="center"/>
      </w:pPr>
    </w:p>
    <w:p w14:paraId="7A4A4B27" w14:textId="77777777" w:rsidR="00E23472" w:rsidRDefault="00E23472" w:rsidP="00E23472">
      <w:pPr>
        <w:jc w:val="center"/>
      </w:pPr>
    </w:p>
    <w:p w14:paraId="0F31FE1F" w14:textId="77777777" w:rsidR="00E23472" w:rsidRDefault="00E23472" w:rsidP="00E23472">
      <w:pPr>
        <w:jc w:val="center"/>
      </w:pPr>
    </w:p>
    <w:p w14:paraId="0BEEB4EB" w14:textId="77777777" w:rsidR="00E23472" w:rsidRDefault="00E23472" w:rsidP="00E23472">
      <w:pPr>
        <w:jc w:val="center"/>
      </w:pPr>
    </w:p>
    <w:p w14:paraId="5F9F640D" w14:textId="77777777" w:rsidR="00E23472" w:rsidRDefault="00E23472" w:rsidP="00E23472">
      <w:pPr>
        <w:jc w:val="center"/>
        <w:rPr>
          <w:color w:val="FF0000"/>
        </w:rPr>
      </w:pPr>
      <w:r>
        <w:rPr>
          <w:sz w:val="28"/>
        </w:rPr>
        <w:t>Dmytro Vozniachuk</w:t>
      </w:r>
    </w:p>
    <w:p w14:paraId="00CE27E9" w14:textId="77777777" w:rsidR="00E23472" w:rsidRDefault="00E23472" w:rsidP="00E23472">
      <w:pPr>
        <w:jc w:val="center"/>
        <w:rPr>
          <w:color w:val="FF0000"/>
        </w:rPr>
      </w:pPr>
      <w:r>
        <w:t>nr albumu 37227</w:t>
      </w:r>
    </w:p>
    <w:p w14:paraId="7FDDB94F" w14:textId="77777777" w:rsidR="00E23472" w:rsidRDefault="00E23472" w:rsidP="00E23472">
      <w:pPr>
        <w:jc w:val="center"/>
        <w:rPr>
          <w:color w:val="FF0000"/>
          <w:szCs w:val="20"/>
        </w:rPr>
      </w:pPr>
    </w:p>
    <w:p w14:paraId="781AF738" w14:textId="77777777" w:rsidR="00E23472" w:rsidRDefault="00E23472" w:rsidP="00E23472">
      <w:pPr>
        <w:jc w:val="center"/>
      </w:pPr>
    </w:p>
    <w:p w14:paraId="3D8B1DE6" w14:textId="77777777" w:rsidR="00E23472" w:rsidRDefault="00E23472" w:rsidP="00E23472">
      <w:pPr>
        <w:jc w:val="center"/>
      </w:pPr>
    </w:p>
    <w:p w14:paraId="1D06D274" w14:textId="77777777" w:rsidR="00E23472" w:rsidRDefault="00E23472" w:rsidP="00E23472">
      <w:pPr>
        <w:jc w:val="center"/>
      </w:pPr>
    </w:p>
    <w:p w14:paraId="29C47413" w14:textId="77777777" w:rsidR="00E23472" w:rsidRDefault="00E23472" w:rsidP="00E23472">
      <w:pPr>
        <w:jc w:val="center"/>
        <w:rPr>
          <w:b/>
          <w:sz w:val="32"/>
        </w:rPr>
      </w:pPr>
    </w:p>
    <w:p w14:paraId="70A5BEC3" w14:textId="77777777" w:rsidR="00E23472" w:rsidRPr="00E23472" w:rsidRDefault="00E23472" w:rsidP="00E23472">
      <w:pPr>
        <w:jc w:val="center"/>
        <w:rPr>
          <w:color w:val="FF0000"/>
          <w:spacing w:val="20"/>
        </w:rPr>
      </w:pPr>
      <w:r>
        <w:rPr>
          <w:b/>
          <w:spacing w:val="20"/>
          <w:sz w:val="40"/>
          <w:szCs w:val="40"/>
        </w:rPr>
        <w:t>APLIKACJA INTERNETOWA „FRIENDY”</w:t>
      </w:r>
    </w:p>
    <w:p w14:paraId="21943215" w14:textId="77777777" w:rsidR="00E23472" w:rsidRDefault="00E23472" w:rsidP="00E23472">
      <w:pPr>
        <w:jc w:val="center"/>
      </w:pPr>
    </w:p>
    <w:p w14:paraId="4D521131" w14:textId="77777777" w:rsidR="00E23472" w:rsidRDefault="00E23472" w:rsidP="00E23472">
      <w:pPr>
        <w:jc w:val="center"/>
      </w:pPr>
    </w:p>
    <w:p w14:paraId="606A5C2A" w14:textId="77777777" w:rsidR="00E23472" w:rsidRDefault="00E23472" w:rsidP="00E23472">
      <w:pPr>
        <w:jc w:val="center"/>
      </w:pPr>
    </w:p>
    <w:p w14:paraId="6B5EAF84" w14:textId="77777777" w:rsidR="00E23472" w:rsidRDefault="00E23472" w:rsidP="00E23472">
      <w:pPr>
        <w:jc w:val="center"/>
      </w:pPr>
      <w:r>
        <w:rPr>
          <w:sz w:val="28"/>
          <w:szCs w:val="28"/>
        </w:rPr>
        <w:t>Praca inżynierska</w:t>
      </w:r>
    </w:p>
    <w:p w14:paraId="2A804940" w14:textId="77777777" w:rsidR="00E23472" w:rsidRPr="00E23472" w:rsidRDefault="00E23472" w:rsidP="00E23472">
      <w:pPr>
        <w:jc w:val="center"/>
      </w:pPr>
      <w:r>
        <w:rPr>
          <w:sz w:val="28"/>
          <w:szCs w:val="28"/>
        </w:rPr>
        <w:t>na kierunku Informatyka</w:t>
      </w:r>
    </w:p>
    <w:p w14:paraId="1686DE1D" w14:textId="77777777" w:rsidR="00E23472" w:rsidRDefault="00E23472" w:rsidP="00E23472">
      <w:pPr>
        <w:rPr>
          <w:sz w:val="20"/>
        </w:rPr>
      </w:pPr>
    </w:p>
    <w:p w14:paraId="4F03CB69" w14:textId="77777777" w:rsidR="00E23472" w:rsidRDefault="00E23472" w:rsidP="00E23472"/>
    <w:p w14:paraId="5F9F62EB" w14:textId="77777777" w:rsidR="00E23472" w:rsidRDefault="00E23472" w:rsidP="00E23472"/>
    <w:p w14:paraId="00A2C12B" w14:textId="77777777" w:rsidR="00E23472" w:rsidRDefault="00E23472" w:rsidP="00E23472"/>
    <w:p w14:paraId="7ED94265" w14:textId="77777777" w:rsidR="00E23472" w:rsidRDefault="00E23472" w:rsidP="00E23472"/>
    <w:p w14:paraId="6FD50A3C" w14:textId="77777777" w:rsidR="00E23472" w:rsidRDefault="00E23472" w:rsidP="00E23472"/>
    <w:p w14:paraId="5AF69A9A" w14:textId="77777777" w:rsidR="00E23472" w:rsidRDefault="00E23472" w:rsidP="00E23472"/>
    <w:p w14:paraId="4195FB0F" w14:textId="77777777" w:rsidR="00E23472" w:rsidRDefault="00E23472" w:rsidP="00E23472">
      <w:pPr>
        <w:spacing w:line="360" w:lineRule="auto"/>
        <w:ind w:left="4248" w:firstLine="708"/>
        <w:jc w:val="right"/>
        <w:rPr>
          <w:color w:val="FF0000"/>
        </w:rPr>
      </w:pPr>
      <w:r>
        <w:t>Praca napisana pod kierunkiem</w:t>
      </w:r>
    </w:p>
    <w:p w14:paraId="31CD449E" w14:textId="77777777" w:rsidR="00E23472" w:rsidRDefault="00E23472" w:rsidP="00E23472">
      <w:pPr>
        <w:spacing w:line="360" w:lineRule="auto"/>
        <w:ind w:left="4248" w:firstLine="708"/>
        <w:jc w:val="right"/>
        <w:rPr>
          <w:color w:val="FF0000"/>
        </w:rPr>
      </w:pPr>
      <w:r>
        <w:t>dr. Dariusza Kralewskiego</w:t>
      </w:r>
    </w:p>
    <w:p w14:paraId="2ACE36E5" w14:textId="77777777" w:rsidR="00E23472" w:rsidRDefault="00E23472" w:rsidP="00E23472">
      <w:pPr>
        <w:jc w:val="right"/>
        <w:rPr>
          <w:szCs w:val="20"/>
        </w:rPr>
      </w:pPr>
    </w:p>
    <w:p w14:paraId="441CAC55" w14:textId="77777777" w:rsidR="00E23472" w:rsidRDefault="00E23472" w:rsidP="00E23472"/>
    <w:p w14:paraId="1B0C1B1D" w14:textId="77777777" w:rsidR="00E23472" w:rsidRDefault="00E23472" w:rsidP="00E23472">
      <w:pPr>
        <w:rPr>
          <w:sz w:val="20"/>
        </w:rPr>
      </w:pPr>
    </w:p>
    <w:p w14:paraId="3A78E008" w14:textId="77777777" w:rsidR="00E23472" w:rsidRDefault="00E23472" w:rsidP="00E23472"/>
    <w:p w14:paraId="4A376B19" w14:textId="77777777" w:rsidR="00E23472" w:rsidRDefault="00E23472" w:rsidP="00E23472"/>
    <w:p w14:paraId="4B146FE7" w14:textId="77777777" w:rsidR="00E23472" w:rsidRDefault="00E23472" w:rsidP="00E23472">
      <w:pPr>
        <w:jc w:val="center"/>
        <w:rPr>
          <w:sz w:val="28"/>
        </w:rPr>
      </w:pPr>
    </w:p>
    <w:p w14:paraId="6A15D83E" w14:textId="77777777" w:rsidR="00E23472" w:rsidRDefault="00E23472" w:rsidP="00E23472">
      <w:pPr>
        <w:jc w:val="center"/>
        <w:rPr>
          <w:color w:val="FF0000"/>
        </w:rPr>
      </w:pPr>
      <w:r>
        <w:t>Gdańsk 2020</w:t>
      </w:r>
    </w:p>
    <w:p w14:paraId="2EF82331" w14:textId="77777777" w:rsidR="00091E46" w:rsidRDefault="00091E46" w:rsidP="005303FF">
      <w:pPr>
        <w:jc w:val="both"/>
        <w:rPr>
          <w:color w:val="FF0000"/>
        </w:rPr>
      </w:pPr>
    </w:p>
    <w:p w14:paraId="006ACDE5" w14:textId="77777777" w:rsidR="00091E46" w:rsidRDefault="00091E46" w:rsidP="005303FF">
      <w:pPr>
        <w:jc w:val="both"/>
        <w:rPr>
          <w:color w:val="FF0000"/>
        </w:rPr>
      </w:pPr>
    </w:p>
    <w:p w14:paraId="49528950" w14:textId="2E937CED" w:rsidR="00E23472" w:rsidRDefault="00532E37" w:rsidP="00E23472">
      <w:pPr>
        <w:spacing w:line="360" w:lineRule="auto"/>
        <w:jc w:val="both"/>
        <w:rPr>
          <w:rFonts w:cs="Times New Roman"/>
          <w:sz w:val="28"/>
          <w:szCs w:val="28"/>
        </w:rPr>
      </w:pPr>
      <w:r>
        <w:rPr>
          <w:rFonts w:cs="Times New Roman"/>
          <w:noProof/>
          <w:sz w:val="28"/>
          <w:szCs w:val="28"/>
        </w:rPr>
        <mc:AlternateContent>
          <mc:Choice Requires="wps">
            <w:drawing>
              <wp:anchor distT="0" distB="0" distL="114300" distR="114300" simplePos="0" relativeHeight="251659264" behindDoc="0" locked="0" layoutInCell="1" allowOverlap="1" wp14:anchorId="7C6A0EC4" wp14:editId="6AAC1725">
                <wp:simplePos x="0" y="0"/>
                <wp:positionH relativeFrom="column">
                  <wp:posOffset>5620275</wp:posOffset>
                </wp:positionH>
                <wp:positionV relativeFrom="paragraph">
                  <wp:posOffset>2584892</wp:posOffset>
                </wp:positionV>
                <wp:extent cx="206733" cy="222636"/>
                <wp:effectExtent l="0" t="0" r="22225" b="25400"/>
                <wp:wrapNone/>
                <wp:docPr id="25" name="Prostokąt 25"/>
                <wp:cNvGraphicFramePr/>
                <a:graphic xmlns:a="http://schemas.openxmlformats.org/drawingml/2006/main">
                  <a:graphicData uri="http://schemas.microsoft.com/office/word/2010/wordprocessingShape">
                    <wps:wsp>
                      <wps:cNvSpPr/>
                      <wps:spPr>
                        <a:xfrm>
                          <a:off x="0" y="0"/>
                          <a:ext cx="206733" cy="222636"/>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87160F" id="Prostokąt 25" o:spid="_x0000_s1026" style="position:absolute;margin-left:442.55pt;margin-top:203.55pt;width:16.3pt;height:17.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" fillcolor="white [3212]" strokecolor="white [3212]" strokeweight="1pt"/>
            </w:pict>
          </mc:Fallback>
        </mc:AlternateContent>
      </w:r>
      <w:r w:rsidR="00E23472">
        <w:rPr>
          <w:rFonts w:cs="Times New Roman"/>
          <w:sz w:val="28"/>
          <w:szCs w:val="28"/>
        </w:rPr>
        <w:br w:type="page"/>
      </w:r>
    </w:p>
    <w:p w14:paraId="583F43DD" w14:textId="77777777" w:rsidR="009725F1" w:rsidRPr="009725F1" w:rsidRDefault="009725F1" w:rsidP="005303FF">
      <w:pPr>
        <w:spacing w:line="360" w:lineRule="auto"/>
        <w:jc w:val="both"/>
        <w:rPr>
          <w:rFonts w:cs="Times New Roman"/>
        </w:rPr>
      </w:pPr>
    </w:p>
    <w:p w14:paraId="20D63D0B" w14:textId="77777777" w:rsidR="00B523FE" w:rsidRPr="00E9719B" w:rsidRDefault="00B523FE" w:rsidP="005303FF">
      <w:pPr>
        <w:spacing w:line="360" w:lineRule="auto"/>
        <w:jc w:val="both"/>
        <w:rPr>
          <w:rFonts w:cs="Times New Roman"/>
          <w:sz w:val="28"/>
          <w:szCs w:val="28"/>
        </w:rPr>
      </w:pPr>
    </w:p>
    <w:p w14:paraId="46490B99" w14:textId="77777777" w:rsidR="00807EB4" w:rsidRDefault="00B523FE" w:rsidP="00322F02">
      <w:pPr>
        <w:pStyle w:val="Nagwek1"/>
      </w:pPr>
      <w:bookmarkStart w:id="0" w:name="_Toc29673460"/>
      <w:r w:rsidRPr="00E9719B">
        <w:t>Spis treści</w:t>
      </w:r>
      <w:bookmarkEnd w:id="0"/>
    </w:p>
    <w:p w14:paraId="3EFEF0AD" w14:textId="61C2C83F" w:rsidR="009F55BB" w:rsidRDefault="00807EB4" w:rsidP="00322F02">
      <w:pPr>
        <w:pStyle w:val="Spistreci1"/>
        <w:jc w:val="both"/>
        <w:rPr>
          <w:rFonts w:asciiTheme="minorHAnsi" w:eastAsiaTheme="minorEastAsia" w:hAnsiTheme="minorHAnsi" w:cstheme="minorBidi"/>
          <w:noProof/>
          <w:kern w:val="0"/>
          <w:sz w:val="22"/>
          <w:szCs w:val="22"/>
          <w:lang w:eastAsia="pl-PL" w:bidi="ar-SA"/>
        </w:rPr>
      </w:pPr>
      <w:r>
        <w:fldChar w:fldCharType="begin"/>
      </w:r>
      <w:r>
        <w:instrText xml:space="preserve"> TOC \o "1-3" \h \z \u </w:instrText>
      </w:r>
      <w:r>
        <w:fldChar w:fldCharType="separate"/>
      </w:r>
      <w:hyperlink w:anchor="_Toc29673460" w:history="1">
        <w:r w:rsidR="009F55BB" w:rsidRPr="005D6D61">
          <w:rPr>
            <w:rStyle w:val="Hipercze"/>
            <w:noProof/>
          </w:rPr>
          <w:t>Spis treści</w:t>
        </w:r>
        <w:r w:rsidR="009F55BB">
          <w:rPr>
            <w:noProof/>
            <w:webHidden/>
          </w:rPr>
          <w:tab/>
        </w:r>
        <w:r w:rsidR="009F55BB">
          <w:rPr>
            <w:noProof/>
            <w:webHidden/>
          </w:rPr>
          <w:fldChar w:fldCharType="begin"/>
        </w:r>
        <w:r w:rsidR="009F55BB">
          <w:rPr>
            <w:noProof/>
            <w:webHidden/>
          </w:rPr>
          <w:instrText xml:space="preserve"> PAGEREF _Toc29673460 \h </w:instrText>
        </w:r>
        <w:r w:rsidR="009F55BB">
          <w:rPr>
            <w:noProof/>
            <w:webHidden/>
          </w:rPr>
        </w:r>
        <w:r w:rsidR="009F55BB">
          <w:rPr>
            <w:noProof/>
            <w:webHidden/>
          </w:rPr>
          <w:fldChar w:fldCharType="separate"/>
        </w:r>
        <w:r w:rsidR="009F55BB">
          <w:rPr>
            <w:noProof/>
            <w:webHidden/>
          </w:rPr>
          <w:t>1</w:t>
        </w:r>
        <w:r w:rsidR="009F55BB">
          <w:rPr>
            <w:noProof/>
            <w:webHidden/>
          </w:rPr>
          <w:fldChar w:fldCharType="end"/>
        </w:r>
      </w:hyperlink>
    </w:p>
    <w:p w14:paraId="5564017A" w14:textId="613CF95F" w:rsidR="009F55BB" w:rsidRDefault="00322F02" w:rsidP="00322F02">
      <w:pPr>
        <w:pStyle w:val="Spistreci3"/>
        <w:rPr>
          <w:rFonts w:asciiTheme="minorHAnsi" w:eastAsiaTheme="minorEastAsia" w:hAnsiTheme="minorHAnsi" w:cstheme="minorBidi"/>
          <w:noProof/>
          <w:kern w:val="0"/>
          <w:sz w:val="22"/>
          <w:szCs w:val="22"/>
          <w:lang w:eastAsia="pl-PL" w:bidi="ar-SA"/>
        </w:rPr>
      </w:pPr>
      <w:hyperlink w:anchor="_Toc29673461" w:history="1">
        <w:r w:rsidR="009F55BB" w:rsidRPr="005D6D61">
          <w:rPr>
            <w:rStyle w:val="Hipercze"/>
            <w:rFonts w:cs="Times New Roman"/>
            <w:noProof/>
          </w:rPr>
          <w:t>Wstęp</w:t>
        </w:r>
        <w:r w:rsidR="009F55BB">
          <w:rPr>
            <w:noProof/>
            <w:webHidden/>
          </w:rPr>
          <w:tab/>
        </w:r>
        <w:r w:rsidR="009F55BB">
          <w:rPr>
            <w:noProof/>
            <w:webHidden/>
          </w:rPr>
          <w:fldChar w:fldCharType="begin"/>
        </w:r>
        <w:r w:rsidR="009F55BB">
          <w:rPr>
            <w:noProof/>
            <w:webHidden/>
          </w:rPr>
          <w:instrText xml:space="preserve"> PAGEREF _Toc29673461 \h </w:instrText>
        </w:r>
        <w:r w:rsidR="009F55BB">
          <w:rPr>
            <w:noProof/>
            <w:webHidden/>
          </w:rPr>
        </w:r>
        <w:r w:rsidR="009F55BB">
          <w:rPr>
            <w:noProof/>
            <w:webHidden/>
          </w:rPr>
          <w:fldChar w:fldCharType="separate"/>
        </w:r>
        <w:r w:rsidR="009F55BB">
          <w:rPr>
            <w:noProof/>
            <w:webHidden/>
          </w:rPr>
          <w:t>2</w:t>
        </w:r>
        <w:r w:rsidR="009F55BB">
          <w:rPr>
            <w:noProof/>
            <w:webHidden/>
          </w:rPr>
          <w:fldChar w:fldCharType="end"/>
        </w:r>
      </w:hyperlink>
    </w:p>
    <w:p w14:paraId="78997CFC" w14:textId="344DBC47" w:rsidR="009F55BB" w:rsidRDefault="00322F02" w:rsidP="00322F02">
      <w:pPr>
        <w:pStyle w:val="Spistreci1"/>
        <w:rPr>
          <w:rFonts w:asciiTheme="minorHAnsi" w:eastAsiaTheme="minorEastAsia" w:hAnsiTheme="minorHAnsi" w:cstheme="minorBidi"/>
          <w:noProof/>
          <w:kern w:val="0"/>
          <w:sz w:val="22"/>
          <w:szCs w:val="22"/>
          <w:lang w:eastAsia="pl-PL" w:bidi="ar-SA"/>
        </w:rPr>
      </w:pPr>
      <w:hyperlink w:anchor="_Toc29673462" w:history="1">
        <w:r w:rsidR="009F55BB" w:rsidRPr="005D6D61">
          <w:rPr>
            <w:rStyle w:val="Hipercze"/>
            <w:noProof/>
          </w:rPr>
          <w:t>1. Aplikacje internetowe</w:t>
        </w:r>
        <w:r w:rsidR="009F55BB">
          <w:rPr>
            <w:noProof/>
            <w:webHidden/>
          </w:rPr>
          <w:tab/>
        </w:r>
        <w:r w:rsidR="009F55BB">
          <w:rPr>
            <w:noProof/>
            <w:webHidden/>
          </w:rPr>
          <w:fldChar w:fldCharType="begin"/>
        </w:r>
        <w:r w:rsidR="009F55BB">
          <w:rPr>
            <w:noProof/>
            <w:webHidden/>
          </w:rPr>
          <w:instrText xml:space="preserve"> PAGEREF _Toc29673462 \h </w:instrText>
        </w:r>
        <w:r w:rsidR="009F55BB">
          <w:rPr>
            <w:noProof/>
            <w:webHidden/>
          </w:rPr>
        </w:r>
        <w:r w:rsidR="009F55BB">
          <w:rPr>
            <w:noProof/>
            <w:webHidden/>
          </w:rPr>
          <w:fldChar w:fldCharType="separate"/>
        </w:r>
        <w:r w:rsidR="009F55BB">
          <w:rPr>
            <w:noProof/>
            <w:webHidden/>
          </w:rPr>
          <w:t>4</w:t>
        </w:r>
        <w:r w:rsidR="009F55BB">
          <w:rPr>
            <w:noProof/>
            <w:webHidden/>
          </w:rPr>
          <w:fldChar w:fldCharType="end"/>
        </w:r>
      </w:hyperlink>
    </w:p>
    <w:p w14:paraId="335CBD51" w14:textId="753CBC3B" w:rsidR="009F55BB" w:rsidRDefault="00322F02" w:rsidP="00322F02">
      <w:pPr>
        <w:pStyle w:val="Spistreci1"/>
        <w:tabs>
          <w:tab w:val="left" w:pos="849"/>
        </w:tabs>
        <w:rPr>
          <w:rFonts w:asciiTheme="minorHAnsi" w:eastAsiaTheme="minorEastAsia" w:hAnsiTheme="minorHAnsi" w:cstheme="minorBidi"/>
          <w:noProof/>
          <w:kern w:val="0"/>
          <w:sz w:val="22"/>
          <w:szCs w:val="22"/>
          <w:lang w:eastAsia="pl-PL" w:bidi="ar-SA"/>
        </w:rPr>
      </w:pPr>
      <w:hyperlink w:anchor="_Toc29673463" w:history="1">
        <w:r w:rsidR="009F55BB" w:rsidRPr="005D6D61">
          <w:rPr>
            <w:rStyle w:val="Hipercze"/>
            <w:noProof/>
          </w:rPr>
          <w:t>1.1.</w:t>
        </w:r>
        <w:r w:rsidR="009F55BB">
          <w:rPr>
            <w:rFonts w:asciiTheme="minorHAnsi" w:eastAsiaTheme="minorEastAsia" w:hAnsiTheme="minorHAnsi" w:cstheme="minorBidi"/>
            <w:noProof/>
            <w:kern w:val="0"/>
            <w:sz w:val="22"/>
            <w:szCs w:val="22"/>
            <w:lang w:eastAsia="pl-PL" w:bidi="ar-SA"/>
          </w:rPr>
          <w:tab/>
        </w:r>
        <w:r w:rsidR="009F55BB" w:rsidRPr="005D6D61">
          <w:rPr>
            <w:rStyle w:val="Hipercze"/>
            <w:noProof/>
          </w:rPr>
          <w:t>Historia aplikacji internetowych</w:t>
        </w:r>
        <w:r w:rsidR="009F55BB">
          <w:rPr>
            <w:noProof/>
            <w:webHidden/>
          </w:rPr>
          <w:tab/>
        </w:r>
        <w:r w:rsidR="009F55BB">
          <w:rPr>
            <w:noProof/>
            <w:webHidden/>
          </w:rPr>
          <w:fldChar w:fldCharType="begin"/>
        </w:r>
        <w:r w:rsidR="009F55BB">
          <w:rPr>
            <w:noProof/>
            <w:webHidden/>
          </w:rPr>
          <w:instrText xml:space="preserve"> PAGEREF _Toc29673463 \h </w:instrText>
        </w:r>
        <w:r w:rsidR="009F55BB">
          <w:rPr>
            <w:noProof/>
            <w:webHidden/>
          </w:rPr>
        </w:r>
        <w:r w:rsidR="009F55BB">
          <w:rPr>
            <w:noProof/>
            <w:webHidden/>
          </w:rPr>
          <w:fldChar w:fldCharType="separate"/>
        </w:r>
        <w:r w:rsidR="009F55BB">
          <w:rPr>
            <w:noProof/>
            <w:webHidden/>
          </w:rPr>
          <w:t>4</w:t>
        </w:r>
        <w:r w:rsidR="009F55BB">
          <w:rPr>
            <w:noProof/>
            <w:webHidden/>
          </w:rPr>
          <w:fldChar w:fldCharType="end"/>
        </w:r>
      </w:hyperlink>
    </w:p>
    <w:p w14:paraId="07D7AA51" w14:textId="0AC0C522" w:rsidR="009F55BB" w:rsidRDefault="00322F02" w:rsidP="00322F02">
      <w:pPr>
        <w:pStyle w:val="Spistreci1"/>
        <w:rPr>
          <w:rFonts w:asciiTheme="minorHAnsi" w:eastAsiaTheme="minorEastAsia" w:hAnsiTheme="minorHAnsi" w:cstheme="minorBidi"/>
          <w:noProof/>
          <w:kern w:val="0"/>
          <w:sz w:val="22"/>
          <w:szCs w:val="22"/>
          <w:lang w:eastAsia="pl-PL" w:bidi="ar-SA"/>
        </w:rPr>
      </w:pPr>
      <w:hyperlink w:anchor="_Toc29673464" w:history="1">
        <w:r w:rsidR="009F55BB" w:rsidRPr="005D6D61">
          <w:rPr>
            <w:rStyle w:val="Hipercze"/>
            <w:noProof/>
          </w:rPr>
          <w:t>1.2. Podejścia do tworzenia aplikacji internetowych</w:t>
        </w:r>
        <w:r w:rsidR="009F55BB">
          <w:rPr>
            <w:noProof/>
            <w:webHidden/>
          </w:rPr>
          <w:tab/>
        </w:r>
        <w:r w:rsidR="009F55BB">
          <w:rPr>
            <w:noProof/>
            <w:webHidden/>
          </w:rPr>
          <w:fldChar w:fldCharType="begin"/>
        </w:r>
        <w:r w:rsidR="009F55BB">
          <w:rPr>
            <w:noProof/>
            <w:webHidden/>
          </w:rPr>
          <w:instrText xml:space="preserve"> PAGEREF _Toc29673464 \h </w:instrText>
        </w:r>
        <w:r w:rsidR="009F55BB">
          <w:rPr>
            <w:noProof/>
            <w:webHidden/>
          </w:rPr>
        </w:r>
        <w:r w:rsidR="009F55BB">
          <w:rPr>
            <w:noProof/>
            <w:webHidden/>
          </w:rPr>
          <w:fldChar w:fldCharType="separate"/>
        </w:r>
        <w:r w:rsidR="009F55BB">
          <w:rPr>
            <w:noProof/>
            <w:webHidden/>
          </w:rPr>
          <w:t>6</w:t>
        </w:r>
        <w:r w:rsidR="009F55BB">
          <w:rPr>
            <w:noProof/>
            <w:webHidden/>
          </w:rPr>
          <w:fldChar w:fldCharType="end"/>
        </w:r>
      </w:hyperlink>
    </w:p>
    <w:p w14:paraId="77AD8963" w14:textId="38F30DC9" w:rsidR="009F55BB" w:rsidRDefault="00322F02" w:rsidP="00322F02">
      <w:pPr>
        <w:pStyle w:val="Spistreci1"/>
        <w:rPr>
          <w:rFonts w:asciiTheme="minorHAnsi" w:eastAsiaTheme="minorEastAsia" w:hAnsiTheme="minorHAnsi" w:cstheme="minorBidi"/>
          <w:noProof/>
          <w:kern w:val="0"/>
          <w:sz w:val="22"/>
          <w:szCs w:val="22"/>
          <w:lang w:eastAsia="pl-PL" w:bidi="ar-SA"/>
        </w:rPr>
      </w:pPr>
      <w:hyperlink w:anchor="_Toc29673465" w:history="1">
        <w:r w:rsidR="009F55BB" w:rsidRPr="005D6D61">
          <w:rPr>
            <w:rStyle w:val="Hipercze"/>
            <w:noProof/>
          </w:rPr>
          <w:t>1.3. Architektura aplikacji internetowych</w:t>
        </w:r>
        <w:r w:rsidR="009F55BB">
          <w:rPr>
            <w:noProof/>
            <w:webHidden/>
          </w:rPr>
          <w:tab/>
        </w:r>
        <w:r w:rsidR="009F55BB">
          <w:rPr>
            <w:noProof/>
            <w:webHidden/>
          </w:rPr>
          <w:fldChar w:fldCharType="begin"/>
        </w:r>
        <w:r w:rsidR="009F55BB">
          <w:rPr>
            <w:noProof/>
            <w:webHidden/>
          </w:rPr>
          <w:instrText xml:space="preserve"> PAGEREF _Toc29673465 \h </w:instrText>
        </w:r>
        <w:r w:rsidR="009F55BB">
          <w:rPr>
            <w:noProof/>
            <w:webHidden/>
          </w:rPr>
        </w:r>
        <w:r w:rsidR="009F55BB">
          <w:rPr>
            <w:noProof/>
            <w:webHidden/>
          </w:rPr>
          <w:fldChar w:fldCharType="separate"/>
        </w:r>
        <w:r w:rsidR="009F55BB">
          <w:rPr>
            <w:noProof/>
            <w:webHidden/>
          </w:rPr>
          <w:t>8</w:t>
        </w:r>
        <w:r w:rsidR="009F55BB">
          <w:rPr>
            <w:noProof/>
            <w:webHidden/>
          </w:rPr>
          <w:fldChar w:fldCharType="end"/>
        </w:r>
      </w:hyperlink>
    </w:p>
    <w:p w14:paraId="577CA25C" w14:textId="185E4759" w:rsidR="009F55BB" w:rsidRDefault="00322F02" w:rsidP="00322F02">
      <w:pPr>
        <w:pStyle w:val="Spistreci1"/>
        <w:rPr>
          <w:rFonts w:asciiTheme="minorHAnsi" w:eastAsiaTheme="minorEastAsia" w:hAnsiTheme="minorHAnsi" w:cstheme="minorBidi"/>
          <w:noProof/>
          <w:kern w:val="0"/>
          <w:sz w:val="22"/>
          <w:szCs w:val="22"/>
          <w:lang w:eastAsia="pl-PL" w:bidi="ar-SA"/>
        </w:rPr>
      </w:pPr>
      <w:hyperlink w:anchor="_Toc29673466" w:history="1">
        <w:r w:rsidR="009F55BB" w:rsidRPr="005D6D61">
          <w:rPr>
            <w:rStyle w:val="Hipercze"/>
            <w:noProof/>
          </w:rPr>
          <w:t>2. Projektowanie</w:t>
        </w:r>
        <w:r w:rsidR="009F55BB">
          <w:rPr>
            <w:noProof/>
            <w:webHidden/>
          </w:rPr>
          <w:tab/>
        </w:r>
        <w:r w:rsidR="009F55BB">
          <w:rPr>
            <w:noProof/>
            <w:webHidden/>
          </w:rPr>
          <w:fldChar w:fldCharType="begin"/>
        </w:r>
        <w:r w:rsidR="009F55BB">
          <w:rPr>
            <w:noProof/>
            <w:webHidden/>
          </w:rPr>
          <w:instrText xml:space="preserve"> PAGEREF _Toc29673466 \h </w:instrText>
        </w:r>
        <w:r w:rsidR="009F55BB">
          <w:rPr>
            <w:noProof/>
            <w:webHidden/>
          </w:rPr>
        </w:r>
        <w:r w:rsidR="009F55BB">
          <w:rPr>
            <w:noProof/>
            <w:webHidden/>
          </w:rPr>
          <w:fldChar w:fldCharType="separate"/>
        </w:r>
        <w:r w:rsidR="009F55BB">
          <w:rPr>
            <w:noProof/>
            <w:webHidden/>
          </w:rPr>
          <w:t>11</w:t>
        </w:r>
        <w:r w:rsidR="009F55BB">
          <w:rPr>
            <w:noProof/>
            <w:webHidden/>
          </w:rPr>
          <w:fldChar w:fldCharType="end"/>
        </w:r>
      </w:hyperlink>
    </w:p>
    <w:p w14:paraId="636D85F3" w14:textId="7454A327" w:rsidR="009F55BB" w:rsidRDefault="00322F02" w:rsidP="00322F02">
      <w:pPr>
        <w:pStyle w:val="Spistreci1"/>
        <w:rPr>
          <w:rFonts w:asciiTheme="minorHAnsi" w:eastAsiaTheme="minorEastAsia" w:hAnsiTheme="minorHAnsi" w:cstheme="minorBidi"/>
          <w:noProof/>
          <w:kern w:val="0"/>
          <w:sz w:val="22"/>
          <w:szCs w:val="22"/>
          <w:lang w:eastAsia="pl-PL" w:bidi="ar-SA"/>
        </w:rPr>
      </w:pPr>
      <w:hyperlink w:anchor="_Toc29673467" w:history="1">
        <w:r w:rsidR="009F55BB" w:rsidRPr="005D6D61">
          <w:rPr>
            <w:rStyle w:val="Hipercze"/>
            <w:noProof/>
          </w:rPr>
          <w:t>2.1. Wykorzystane technologie programistyczne</w:t>
        </w:r>
        <w:r w:rsidR="009F55BB">
          <w:rPr>
            <w:noProof/>
            <w:webHidden/>
          </w:rPr>
          <w:tab/>
        </w:r>
        <w:r w:rsidR="009F55BB">
          <w:rPr>
            <w:noProof/>
            <w:webHidden/>
          </w:rPr>
          <w:fldChar w:fldCharType="begin"/>
        </w:r>
        <w:r w:rsidR="009F55BB">
          <w:rPr>
            <w:noProof/>
            <w:webHidden/>
          </w:rPr>
          <w:instrText xml:space="preserve"> PAGEREF _Toc29673467 \h </w:instrText>
        </w:r>
        <w:r w:rsidR="009F55BB">
          <w:rPr>
            <w:noProof/>
            <w:webHidden/>
          </w:rPr>
        </w:r>
        <w:r w:rsidR="009F55BB">
          <w:rPr>
            <w:noProof/>
            <w:webHidden/>
          </w:rPr>
          <w:fldChar w:fldCharType="separate"/>
        </w:r>
        <w:r w:rsidR="009F55BB">
          <w:rPr>
            <w:noProof/>
            <w:webHidden/>
          </w:rPr>
          <w:t>11</w:t>
        </w:r>
        <w:r w:rsidR="009F55BB">
          <w:rPr>
            <w:noProof/>
            <w:webHidden/>
          </w:rPr>
          <w:fldChar w:fldCharType="end"/>
        </w:r>
      </w:hyperlink>
    </w:p>
    <w:p w14:paraId="7BB8B602" w14:textId="692BBC40" w:rsidR="009F55BB" w:rsidRDefault="00322F02" w:rsidP="00322F02">
      <w:pPr>
        <w:pStyle w:val="Spistreci1"/>
        <w:rPr>
          <w:rFonts w:asciiTheme="minorHAnsi" w:eastAsiaTheme="minorEastAsia" w:hAnsiTheme="minorHAnsi" w:cstheme="minorBidi"/>
          <w:noProof/>
          <w:kern w:val="0"/>
          <w:sz w:val="22"/>
          <w:szCs w:val="22"/>
          <w:lang w:eastAsia="pl-PL" w:bidi="ar-SA"/>
        </w:rPr>
      </w:pPr>
      <w:hyperlink w:anchor="_Toc29673468" w:history="1">
        <w:r w:rsidR="009F55BB" w:rsidRPr="005D6D61">
          <w:rPr>
            <w:rStyle w:val="Hipercze"/>
            <w:noProof/>
          </w:rPr>
          <w:t>2.1.1. Angular – technologia do tworzenia SPA</w:t>
        </w:r>
        <w:r w:rsidR="009F55BB">
          <w:rPr>
            <w:noProof/>
            <w:webHidden/>
          </w:rPr>
          <w:tab/>
        </w:r>
        <w:r w:rsidR="009F55BB">
          <w:rPr>
            <w:noProof/>
            <w:webHidden/>
          </w:rPr>
          <w:fldChar w:fldCharType="begin"/>
        </w:r>
        <w:r w:rsidR="009F55BB">
          <w:rPr>
            <w:noProof/>
            <w:webHidden/>
          </w:rPr>
          <w:instrText xml:space="preserve"> PAGEREF _Toc29673468 \h </w:instrText>
        </w:r>
        <w:r w:rsidR="009F55BB">
          <w:rPr>
            <w:noProof/>
            <w:webHidden/>
          </w:rPr>
        </w:r>
        <w:r w:rsidR="009F55BB">
          <w:rPr>
            <w:noProof/>
            <w:webHidden/>
          </w:rPr>
          <w:fldChar w:fldCharType="separate"/>
        </w:r>
        <w:r w:rsidR="009F55BB">
          <w:rPr>
            <w:noProof/>
            <w:webHidden/>
          </w:rPr>
          <w:t>11</w:t>
        </w:r>
        <w:r w:rsidR="009F55BB">
          <w:rPr>
            <w:noProof/>
            <w:webHidden/>
          </w:rPr>
          <w:fldChar w:fldCharType="end"/>
        </w:r>
      </w:hyperlink>
    </w:p>
    <w:p w14:paraId="782B58CB" w14:textId="00A8EFBA" w:rsidR="009F55BB" w:rsidRDefault="00322F02" w:rsidP="00322F02">
      <w:pPr>
        <w:pStyle w:val="Spistreci1"/>
        <w:rPr>
          <w:rFonts w:asciiTheme="minorHAnsi" w:eastAsiaTheme="minorEastAsia" w:hAnsiTheme="minorHAnsi" w:cstheme="minorBidi"/>
          <w:noProof/>
          <w:kern w:val="0"/>
          <w:sz w:val="22"/>
          <w:szCs w:val="22"/>
          <w:lang w:eastAsia="pl-PL" w:bidi="ar-SA"/>
        </w:rPr>
      </w:pPr>
      <w:hyperlink w:anchor="_Toc29673469" w:history="1">
        <w:r w:rsidR="009F55BB" w:rsidRPr="005D6D61">
          <w:rPr>
            <w:rStyle w:val="Hipercze"/>
            <w:noProof/>
          </w:rPr>
          <w:t>2.1.2. Tworzenie backend’u w ASP.NET Core</w:t>
        </w:r>
        <w:r w:rsidR="009F55BB">
          <w:rPr>
            <w:noProof/>
            <w:webHidden/>
          </w:rPr>
          <w:tab/>
        </w:r>
        <w:r w:rsidR="009F55BB">
          <w:rPr>
            <w:noProof/>
            <w:webHidden/>
          </w:rPr>
          <w:fldChar w:fldCharType="begin"/>
        </w:r>
        <w:r w:rsidR="009F55BB">
          <w:rPr>
            <w:noProof/>
            <w:webHidden/>
          </w:rPr>
          <w:instrText xml:space="preserve"> PAGEREF _Toc29673469 \h </w:instrText>
        </w:r>
        <w:r w:rsidR="009F55BB">
          <w:rPr>
            <w:noProof/>
            <w:webHidden/>
          </w:rPr>
        </w:r>
        <w:r w:rsidR="009F55BB">
          <w:rPr>
            <w:noProof/>
            <w:webHidden/>
          </w:rPr>
          <w:fldChar w:fldCharType="separate"/>
        </w:r>
        <w:r w:rsidR="009F55BB">
          <w:rPr>
            <w:noProof/>
            <w:webHidden/>
          </w:rPr>
          <w:t>15</w:t>
        </w:r>
        <w:r w:rsidR="009F55BB">
          <w:rPr>
            <w:noProof/>
            <w:webHidden/>
          </w:rPr>
          <w:fldChar w:fldCharType="end"/>
        </w:r>
      </w:hyperlink>
    </w:p>
    <w:p w14:paraId="31FA5D81" w14:textId="048F04E9" w:rsidR="009F55BB" w:rsidRDefault="00322F02" w:rsidP="00322F02">
      <w:pPr>
        <w:pStyle w:val="Spistreci1"/>
        <w:rPr>
          <w:rFonts w:asciiTheme="minorHAnsi" w:eastAsiaTheme="minorEastAsia" w:hAnsiTheme="minorHAnsi" w:cstheme="minorBidi"/>
          <w:noProof/>
          <w:kern w:val="0"/>
          <w:sz w:val="22"/>
          <w:szCs w:val="22"/>
          <w:lang w:eastAsia="pl-PL" w:bidi="ar-SA"/>
        </w:rPr>
      </w:pPr>
      <w:hyperlink w:anchor="_Toc29673470" w:history="1">
        <w:r w:rsidR="009F55BB" w:rsidRPr="005D6D61">
          <w:rPr>
            <w:rStyle w:val="Hipercze"/>
            <w:noProof/>
          </w:rPr>
          <w:t>2.1.3. Systemy zarządzania bazami danych</w:t>
        </w:r>
        <w:r w:rsidR="009F55BB">
          <w:rPr>
            <w:noProof/>
            <w:webHidden/>
          </w:rPr>
          <w:tab/>
        </w:r>
        <w:r w:rsidR="009F55BB">
          <w:rPr>
            <w:noProof/>
            <w:webHidden/>
          </w:rPr>
          <w:fldChar w:fldCharType="begin"/>
        </w:r>
        <w:r w:rsidR="009F55BB">
          <w:rPr>
            <w:noProof/>
            <w:webHidden/>
          </w:rPr>
          <w:instrText xml:space="preserve"> PAGEREF _Toc29673470 \h </w:instrText>
        </w:r>
        <w:r w:rsidR="009F55BB">
          <w:rPr>
            <w:noProof/>
            <w:webHidden/>
          </w:rPr>
        </w:r>
        <w:r w:rsidR="009F55BB">
          <w:rPr>
            <w:noProof/>
            <w:webHidden/>
          </w:rPr>
          <w:fldChar w:fldCharType="separate"/>
        </w:r>
        <w:r w:rsidR="009F55BB">
          <w:rPr>
            <w:noProof/>
            <w:webHidden/>
          </w:rPr>
          <w:t>16</w:t>
        </w:r>
        <w:r w:rsidR="009F55BB">
          <w:rPr>
            <w:noProof/>
            <w:webHidden/>
          </w:rPr>
          <w:fldChar w:fldCharType="end"/>
        </w:r>
      </w:hyperlink>
    </w:p>
    <w:p w14:paraId="6CE1FE25" w14:textId="7074A01D" w:rsidR="009F55BB" w:rsidRDefault="00322F02" w:rsidP="00322F02">
      <w:pPr>
        <w:pStyle w:val="Spistreci1"/>
        <w:rPr>
          <w:rFonts w:asciiTheme="minorHAnsi" w:eastAsiaTheme="minorEastAsia" w:hAnsiTheme="minorHAnsi" w:cstheme="minorBidi"/>
          <w:noProof/>
          <w:kern w:val="0"/>
          <w:sz w:val="22"/>
          <w:szCs w:val="22"/>
          <w:lang w:eastAsia="pl-PL" w:bidi="ar-SA"/>
        </w:rPr>
      </w:pPr>
      <w:hyperlink w:anchor="_Toc29673471" w:history="1">
        <w:r w:rsidR="009F55BB" w:rsidRPr="005D6D61">
          <w:rPr>
            <w:rStyle w:val="Hipercze"/>
            <w:noProof/>
          </w:rPr>
          <w:t>2.1.4. System wyszukiwania Elasticsearch</w:t>
        </w:r>
        <w:r w:rsidR="009F55BB">
          <w:rPr>
            <w:noProof/>
            <w:webHidden/>
          </w:rPr>
          <w:tab/>
        </w:r>
        <w:r w:rsidR="009F55BB">
          <w:rPr>
            <w:noProof/>
            <w:webHidden/>
          </w:rPr>
          <w:fldChar w:fldCharType="begin"/>
        </w:r>
        <w:r w:rsidR="009F55BB">
          <w:rPr>
            <w:noProof/>
            <w:webHidden/>
          </w:rPr>
          <w:instrText xml:space="preserve"> PAGEREF _Toc29673471 \h </w:instrText>
        </w:r>
        <w:r w:rsidR="009F55BB">
          <w:rPr>
            <w:noProof/>
            <w:webHidden/>
          </w:rPr>
        </w:r>
        <w:r w:rsidR="009F55BB">
          <w:rPr>
            <w:noProof/>
            <w:webHidden/>
          </w:rPr>
          <w:fldChar w:fldCharType="separate"/>
        </w:r>
        <w:r w:rsidR="009F55BB">
          <w:rPr>
            <w:noProof/>
            <w:webHidden/>
          </w:rPr>
          <w:t>18</w:t>
        </w:r>
        <w:r w:rsidR="009F55BB">
          <w:rPr>
            <w:noProof/>
            <w:webHidden/>
          </w:rPr>
          <w:fldChar w:fldCharType="end"/>
        </w:r>
      </w:hyperlink>
    </w:p>
    <w:p w14:paraId="34DFBAF1" w14:textId="499364E8" w:rsidR="009F55BB" w:rsidRDefault="00322F02" w:rsidP="00322F02">
      <w:pPr>
        <w:pStyle w:val="Spistreci1"/>
        <w:rPr>
          <w:rFonts w:asciiTheme="minorHAnsi" w:eastAsiaTheme="minorEastAsia" w:hAnsiTheme="minorHAnsi" w:cstheme="minorBidi"/>
          <w:noProof/>
          <w:kern w:val="0"/>
          <w:sz w:val="22"/>
          <w:szCs w:val="22"/>
          <w:lang w:eastAsia="pl-PL" w:bidi="ar-SA"/>
        </w:rPr>
      </w:pPr>
      <w:hyperlink w:anchor="_Toc29673472" w:history="1">
        <w:r w:rsidR="009F55BB" w:rsidRPr="005D6D61">
          <w:rPr>
            <w:rStyle w:val="Hipercze"/>
            <w:noProof/>
          </w:rPr>
          <w:t>2.2. Planowanie aplikacji</w:t>
        </w:r>
        <w:r w:rsidR="009F55BB">
          <w:rPr>
            <w:noProof/>
            <w:webHidden/>
          </w:rPr>
          <w:tab/>
        </w:r>
        <w:r w:rsidR="009F55BB">
          <w:rPr>
            <w:noProof/>
            <w:webHidden/>
          </w:rPr>
          <w:fldChar w:fldCharType="begin"/>
        </w:r>
        <w:r w:rsidR="009F55BB">
          <w:rPr>
            <w:noProof/>
            <w:webHidden/>
          </w:rPr>
          <w:instrText xml:space="preserve"> PAGEREF _Toc29673472 \h </w:instrText>
        </w:r>
        <w:r w:rsidR="009F55BB">
          <w:rPr>
            <w:noProof/>
            <w:webHidden/>
          </w:rPr>
        </w:r>
        <w:r w:rsidR="009F55BB">
          <w:rPr>
            <w:noProof/>
            <w:webHidden/>
          </w:rPr>
          <w:fldChar w:fldCharType="separate"/>
        </w:r>
        <w:r w:rsidR="009F55BB">
          <w:rPr>
            <w:noProof/>
            <w:webHidden/>
          </w:rPr>
          <w:t>19</w:t>
        </w:r>
        <w:r w:rsidR="009F55BB">
          <w:rPr>
            <w:noProof/>
            <w:webHidden/>
          </w:rPr>
          <w:fldChar w:fldCharType="end"/>
        </w:r>
      </w:hyperlink>
    </w:p>
    <w:p w14:paraId="06137FCE" w14:textId="40EAD3BB" w:rsidR="009F55BB" w:rsidRDefault="00322F02" w:rsidP="00322F02">
      <w:pPr>
        <w:pStyle w:val="Spistreci1"/>
        <w:rPr>
          <w:rFonts w:asciiTheme="minorHAnsi" w:eastAsiaTheme="minorEastAsia" w:hAnsiTheme="minorHAnsi" w:cstheme="minorBidi"/>
          <w:noProof/>
          <w:kern w:val="0"/>
          <w:sz w:val="22"/>
          <w:szCs w:val="22"/>
          <w:lang w:eastAsia="pl-PL" w:bidi="ar-SA"/>
        </w:rPr>
      </w:pPr>
      <w:hyperlink w:anchor="_Toc29673473" w:history="1">
        <w:r w:rsidR="009F55BB" w:rsidRPr="005D6D61">
          <w:rPr>
            <w:rStyle w:val="Hipercze"/>
            <w:noProof/>
          </w:rPr>
          <w:t>2.2.1. Wymagania pozafunkcjonalne</w:t>
        </w:r>
        <w:r w:rsidR="009F55BB">
          <w:rPr>
            <w:noProof/>
            <w:webHidden/>
          </w:rPr>
          <w:tab/>
        </w:r>
        <w:r w:rsidR="009F55BB">
          <w:rPr>
            <w:noProof/>
            <w:webHidden/>
          </w:rPr>
          <w:fldChar w:fldCharType="begin"/>
        </w:r>
        <w:r w:rsidR="009F55BB">
          <w:rPr>
            <w:noProof/>
            <w:webHidden/>
          </w:rPr>
          <w:instrText xml:space="preserve"> PAGEREF _Toc29673473 \h </w:instrText>
        </w:r>
        <w:r w:rsidR="009F55BB">
          <w:rPr>
            <w:noProof/>
            <w:webHidden/>
          </w:rPr>
        </w:r>
        <w:r w:rsidR="009F55BB">
          <w:rPr>
            <w:noProof/>
            <w:webHidden/>
          </w:rPr>
          <w:fldChar w:fldCharType="separate"/>
        </w:r>
        <w:r w:rsidR="009F55BB">
          <w:rPr>
            <w:noProof/>
            <w:webHidden/>
          </w:rPr>
          <w:t>19</w:t>
        </w:r>
        <w:r w:rsidR="009F55BB">
          <w:rPr>
            <w:noProof/>
            <w:webHidden/>
          </w:rPr>
          <w:fldChar w:fldCharType="end"/>
        </w:r>
      </w:hyperlink>
    </w:p>
    <w:p w14:paraId="351AA38E" w14:textId="660F04D4" w:rsidR="009F55BB" w:rsidRDefault="00322F02" w:rsidP="00322F02">
      <w:pPr>
        <w:pStyle w:val="Spistreci1"/>
        <w:rPr>
          <w:rFonts w:asciiTheme="minorHAnsi" w:eastAsiaTheme="minorEastAsia" w:hAnsiTheme="minorHAnsi" w:cstheme="minorBidi"/>
          <w:noProof/>
          <w:kern w:val="0"/>
          <w:sz w:val="22"/>
          <w:szCs w:val="22"/>
          <w:lang w:eastAsia="pl-PL" w:bidi="ar-SA"/>
        </w:rPr>
      </w:pPr>
      <w:hyperlink w:anchor="_Toc29673474" w:history="1">
        <w:r w:rsidR="009F55BB" w:rsidRPr="005D6D61">
          <w:rPr>
            <w:rStyle w:val="Hipercze"/>
            <w:noProof/>
          </w:rPr>
          <w:t>2.2.2. Wymagania funkcjonalne</w:t>
        </w:r>
        <w:r w:rsidR="009F55BB">
          <w:rPr>
            <w:noProof/>
            <w:webHidden/>
          </w:rPr>
          <w:tab/>
        </w:r>
        <w:r w:rsidR="009F55BB">
          <w:rPr>
            <w:noProof/>
            <w:webHidden/>
          </w:rPr>
          <w:fldChar w:fldCharType="begin"/>
        </w:r>
        <w:r w:rsidR="009F55BB">
          <w:rPr>
            <w:noProof/>
            <w:webHidden/>
          </w:rPr>
          <w:instrText xml:space="preserve"> PAGEREF _Toc29673474 \h </w:instrText>
        </w:r>
        <w:r w:rsidR="009F55BB">
          <w:rPr>
            <w:noProof/>
            <w:webHidden/>
          </w:rPr>
        </w:r>
        <w:r w:rsidR="009F55BB">
          <w:rPr>
            <w:noProof/>
            <w:webHidden/>
          </w:rPr>
          <w:fldChar w:fldCharType="separate"/>
        </w:r>
        <w:r w:rsidR="009F55BB">
          <w:rPr>
            <w:noProof/>
            <w:webHidden/>
          </w:rPr>
          <w:t>20</w:t>
        </w:r>
        <w:r w:rsidR="009F55BB">
          <w:rPr>
            <w:noProof/>
            <w:webHidden/>
          </w:rPr>
          <w:fldChar w:fldCharType="end"/>
        </w:r>
      </w:hyperlink>
    </w:p>
    <w:p w14:paraId="5A014E62" w14:textId="096B2A61" w:rsidR="009F55BB" w:rsidRDefault="00322F02" w:rsidP="00322F02">
      <w:pPr>
        <w:pStyle w:val="Spistreci1"/>
        <w:rPr>
          <w:rFonts w:asciiTheme="minorHAnsi" w:eastAsiaTheme="minorEastAsia" w:hAnsiTheme="minorHAnsi" w:cstheme="minorBidi"/>
          <w:noProof/>
          <w:kern w:val="0"/>
          <w:sz w:val="22"/>
          <w:szCs w:val="22"/>
          <w:lang w:eastAsia="pl-PL" w:bidi="ar-SA"/>
        </w:rPr>
      </w:pPr>
      <w:hyperlink w:anchor="_Toc29673475" w:history="1">
        <w:r w:rsidR="009F55BB" w:rsidRPr="005D6D61">
          <w:rPr>
            <w:rStyle w:val="Hipercze"/>
            <w:noProof/>
          </w:rPr>
          <w:t>2.3. Architektura systemu</w:t>
        </w:r>
        <w:r w:rsidR="009F55BB">
          <w:rPr>
            <w:noProof/>
            <w:webHidden/>
          </w:rPr>
          <w:tab/>
        </w:r>
        <w:r w:rsidR="009F55BB">
          <w:rPr>
            <w:noProof/>
            <w:webHidden/>
          </w:rPr>
          <w:fldChar w:fldCharType="begin"/>
        </w:r>
        <w:r w:rsidR="009F55BB">
          <w:rPr>
            <w:noProof/>
            <w:webHidden/>
          </w:rPr>
          <w:instrText xml:space="preserve"> PAGEREF _Toc29673475 \h </w:instrText>
        </w:r>
        <w:r w:rsidR="009F55BB">
          <w:rPr>
            <w:noProof/>
            <w:webHidden/>
          </w:rPr>
        </w:r>
        <w:r w:rsidR="009F55BB">
          <w:rPr>
            <w:noProof/>
            <w:webHidden/>
          </w:rPr>
          <w:fldChar w:fldCharType="separate"/>
        </w:r>
        <w:r w:rsidR="009F55BB">
          <w:rPr>
            <w:noProof/>
            <w:webHidden/>
          </w:rPr>
          <w:t>23</w:t>
        </w:r>
        <w:r w:rsidR="009F55BB">
          <w:rPr>
            <w:noProof/>
            <w:webHidden/>
          </w:rPr>
          <w:fldChar w:fldCharType="end"/>
        </w:r>
      </w:hyperlink>
    </w:p>
    <w:p w14:paraId="7F28F098" w14:textId="33C13233" w:rsidR="009F55BB" w:rsidRDefault="00322F02" w:rsidP="00322F02">
      <w:pPr>
        <w:pStyle w:val="Spistreci1"/>
        <w:rPr>
          <w:rFonts w:asciiTheme="minorHAnsi" w:eastAsiaTheme="minorEastAsia" w:hAnsiTheme="minorHAnsi" w:cstheme="minorBidi"/>
          <w:noProof/>
          <w:kern w:val="0"/>
          <w:sz w:val="22"/>
          <w:szCs w:val="22"/>
          <w:lang w:eastAsia="pl-PL" w:bidi="ar-SA"/>
        </w:rPr>
      </w:pPr>
      <w:hyperlink w:anchor="_Toc29673476" w:history="1">
        <w:r w:rsidR="009F55BB" w:rsidRPr="005D6D61">
          <w:rPr>
            <w:rStyle w:val="Hipercze"/>
            <w:noProof/>
          </w:rPr>
          <w:t>2.3.1. REST API</w:t>
        </w:r>
        <w:r w:rsidR="009F55BB">
          <w:rPr>
            <w:noProof/>
            <w:webHidden/>
          </w:rPr>
          <w:tab/>
        </w:r>
        <w:r w:rsidR="009F55BB">
          <w:rPr>
            <w:noProof/>
            <w:webHidden/>
          </w:rPr>
          <w:fldChar w:fldCharType="begin"/>
        </w:r>
        <w:r w:rsidR="009F55BB">
          <w:rPr>
            <w:noProof/>
            <w:webHidden/>
          </w:rPr>
          <w:instrText xml:space="preserve"> PAGEREF _Toc29673476 \h </w:instrText>
        </w:r>
        <w:r w:rsidR="009F55BB">
          <w:rPr>
            <w:noProof/>
            <w:webHidden/>
          </w:rPr>
        </w:r>
        <w:r w:rsidR="009F55BB">
          <w:rPr>
            <w:noProof/>
            <w:webHidden/>
          </w:rPr>
          <w:fldChar w:fldCharType="separate"/>
        </w:r>
        <w:r w:rsidR="009F55BB">
          <w:rPr>
            <w:noProof/>
            <w:webHidden/>
          </w:rPr>
          <w:t>24</w:t>
        </w:r>
        <w:r w:rsidR="009F55BB">
          <w:rPr>
            <w:noProof/>
            <w:webHidden/>
          </w:rPr>
          <w:fldChar w:fldCharType="end"/>
        </w:r>
      </w:hyperlink>
    </w:p>
    <w:p w14:paraId="60A3061B" w14:textId="352E0EEA" w:rsidR="009F55BB" w:rsidRDefault="00322F02" w:rsidP="00322F02">
      <w:pPr>
        <w:pStyle w:val="Spistreci1"/>
        <w:rPr>
          <w:rFonts w:asciiTheme="minorHAnsi" w:eastAsiaTheme="minorEastAsia" w:hAnsiTheme="minorHAnsi" w:cstheme="minorBidi"/>
          <w:noProof/>
          <w:kern w:val="0"/>
          <w:sz w:val="22"/>
          <w:szCs w:val="22"/>
          <w:lang w:eastAsia="pl-PL" w:bidi="ar-SA"/>
        </w:rPr>
      </w:pPr>
      <w:hyperlink w:anchor="_Toc29673477" w:history="1">
        <w:r w:rsidR="009F55BB" w:rsidRPr="005D6D61">
          <w:rPr>
            <w:rStyle w:val="Hipercze"/>
            <w:noProof/>
          </w:rPr>
          <w:t>2.3.2 Bezpieczeństwo aplikacji</w:t>
        </w:r>
        <w:r w:rsidR="009F55BB">
          <w:rPr>
            <w:noProof/>
            <w:webHidden/>
          </w:rPr>
          <w:tab/>
        </w:r>
        <w:r w:rsidR="009F55BB">
          <w:rPr>
            <w:noProof/>
            <w:webHidden/>
          </w:rPr>
          <w:fldChar w:fldCharType="begin"/>
        </w:r>
        <w:r w:rsidR="009F55BB">
          <w:rPr>
            <w:noProof/>
            <w:webHidden/>
          </w:rPr>
          <w:instrText xml:space="preserve"> PAGEREF _Toc29673477 \h </w:instrText>
        </w:r>
        <w:r w:rsidR="009F55BB">
          <w:rPr>
            <w:noProof/>
            <w:webHidden/>
          </w:rPr>
        </w:r>
        <w:r w:rsidR="009F55BB">
          <w:rPr>
            <w:noProof/>
            <w:webHidden/>
          </w:rPr>
          <w:fldChar w:fldCharType="separate"/>
        </w:r>
        <w:r w:rsidR="009F55BB">
          <w:rPr>
            <w:noProof/>
            <w:webHidden/>
          </w:rPr>
          <w:t>25</w:t>
        </w:r>
        <w:r w:rsidR="009F55BB">
          <w:rPr>
            <w:noProof/>
            <w:webHidden/>
          </w:rPr>
          <w:fldChar w:fldCharType="end"/>
        </w:r>
      </w:hyperlink>
    </w:p>
    <w:p w14:paraId="692E22A2" w14:textId="2C8DC267" w:rsidR="009F55BB" w:rsidRDefault="00322F02" w:rsidP="00322F02">
      <w:pPr>
        <w:pStyle w:val="Spistreci1"/>
        <w:rPr>
          <w:rFonts w:asciiTheme="minorHAnsi" w:eastAsiaTheme="minorEastAsia" w:hAnsiTheme="minorHAnsi" w:cstheme="minorBidi"/>
          <w:noProof/>
          <w:kern w:val="0"/>
          <w:sz w:val="22"/>
          <w:szCs w:val="22"/>
          <w:lang w:eastAsia="pl-PL" w:bidi="ar-SA"/>
        </w:rPr>
      </w:pPr>
      <w:hyperlink w:anchor="_Toc29673478" w:history="1">
        <w:r w:rsidR="009F55BB" w:rsidRPr="005D6D61">
          <w:rPr>
            <w:rStyle w:val="Hipercze"/>
            <w:noProof/>
          </w:rPr>
          <w:t>2.3.3. Uwierzytelnianie i autentykacja</w:t>
        </w:r>
        <w:r w:rsidR="009F55BB">
          <w:rPr>
            <w:noProof/>
            <w:webHidden/>
          </w:rPr>
          <w:tab/>
        </w:r>
        <w:r w:rsidR="009F55BB">
          <w:rPr>
            <w:noProof/>
            <w:webHidden/>
          </w:rPr>
          <w:fldChar w:fldCharType="begin"/>
        </w:r>
        <w:r w:rsidR="009F55BB">
          <w:rPr>
            <w:noProof/>
            <w:webHidden/>
          </w:rPr>
          <w:instrText xml:space="preserve"> PAGEREF _Toc29673478 \h </w:instrText>
        </w:r>
        <w:r w:rsidR="009F55BB">
          <w:rPr>
            <w:noProof/>
            <w:webHidden/>
          </w:rPr>
        </w:r>
        <w:r w:rsidR="009F55BB">
          <w:rPr>
            <w:noProof/>
            <w:webHidden/>
          </w:rPr>
          <w:fldChar w:fldCharType="separate"/>
        </w:r>
        <w:r w:rsidR="009F55BB">
          <w:rPr>
            <w:noProof/>
            <w:webHidden/>
          </w:rPr>
          <w:t>27</w:t>
        </w:r>
        <w:r w:rsidR="009F55BB">
          <w:rPr>
            <w:noProof/>
            <w:webHidden/>
          </w:rPr>
          <w:fldChar w:fldCharType="end"/>
        </w:r>
      </w:hyperlink>
    </w:p>
    <w:p w14:paraId="29F37F1D" w14:textId="35D618CA" w:rsidR="009F55BB" w:rsidRDefault="00322F02" w:rsidP="00322F02">
      <w:pPr>
        <w:pStyle w:val="Spistreci1"/>
        <w:rPr>
          <w:rFonts w:asciiTheme="minorHAnsi" w:eastAsiaTheme="minorEastAsia" w:hAnsiTheme="minorHAnsi" w:cstheme="minorBidi"/>
          <w:noProof/>
          <w:kern w:val="0"/>
          <w:sz w:val="22"/>
          <w:szCs w:val="22"/>
          <w:lang w:eastAsia="pl-PL" w:bidi="ar-SA"/>
        </w:rPr>
      </w:pPr>
      <w:hyperlink w:anchor="_Toc29673479" w:history="1">
        <w:r w:rsidR="009F55BB" w:rsidRPr="005D6D61">
          <w:rPr>
            <w:rStyle w:val="Hipercze"/>
            <w:noProof/>
          </w:rPr>
          <w:t>3.1. Projektowanie i wykorzystanie bazy danych w ASP.NET Core</w:t>
        </w:r>
        <w:r w:rsidR="009F55BB">
          <w:rPr>
            <w:noProof/>
            <w:webHidden/>
          </w:rPr>
          <w:tab/>
        </w:r>
        <w:r w:rsidR="009F55BB">
          <w:rPr>
            <w:noProof/>
            <w:webHidden/>
          </w:rPr>
          <w:fldChar w:fldCharType="begin"/>
        </w:r>
        <w:r w:rsidR="009F55BB">
          <w:rPr>
            <w:noProof/>
            <w:webHidden/>
          </w:rPr>
          <w:instrText xml:space="preserve"> PAGEREF _Toc29673479 \h </w:instrText>
        </w:r>
        <w:r w:rsidR="009F55BB">
          <w:rPr>
            <w:noProof/>
            <w:webHidden/>
          </w:rPr>
        </w:r>
        <w:r w:rsidR="009F55BB">
          <w:rPr>
            <w:noProof/>
            <w:webHidden/>
          </w:rPr>
          <w:fldChar w:fldCharType="separate"/>
        </w:r>
        <w:r w:rsidR="009F55BB">
          <w:rPr>
            <w:noProof/>
            <w:webHidden/>
          </w:rPr>
          <w:t>30</w:t>
        </w:r>
        <w:r w:rsidR="009F55BB">
          <w:rPr>
            <w:noProof/>
            <w:webHidden/>
          </w:rPr>
          <w:fldChar w:fldCharType="end"/>
        </w:r>
      </w:hyperlink>
    </w:p>
    <w:p w14:paraId="7D604257" w14:textId="35CF3068" w:rsidR="009F55BB" w:rsidRDefault="00322F02" w:rsidP="00322F02">
      <w:pPr>
        <w:pStyle w:val="Spistreci1"/>
        <w:rPr>
          <w:rFonts w:asciiTheme="minorHAnsi" w:eastAsiaTheme="minorEastAsia" w:hAnsiTheme="minorHAnsi" w:cstheme="minorBidi"/>
          <w:noProof/>
          <w:kern w:val="0"/>
          <w:sz w:val="22"/>
          <w:szCs w:val="22"/>
          <w:lang w:eastAsia="pl-PL" w:bidi="ar-SA"/>
        </w:rPr>
      </w:pPr>
      <w:hyperlink w:anchor="_Toc29673480" w:history="1">
        <w:r w:rsidR="009F55BB" w:rsidRPr="005D6D61">
          <w:rPr>
            <w:rStyle w:val="Hipercze"/>
            <w:noProof/>
          </w:rPr>
          <w:t>3.2. Projektowanie i tworzenie REST API</w:t>
        </w:r>
        <w:r w:rsidR="009F55BB">
          <w:rPr>
            <w:noProof/>
            <w:webHidden/>
          </w:rPr>
          <w:tab/>
        </w:r>
        <w:r w:rsidR="009F55BB">
          <w:rPr>
            <w:noProof/>
            <w:webHidden/>
          </w:rPr>
          <w:fldChar w:fldCharType="begin"/>
        </w:r>
        <w:r w:rsidR="009F55BB">
          <w:rPr>
            <w:noProof/>
            <w:webHidden/>
          </w:rPr>
          <w:instrText xml:space="preserve"> PAGEREF _Toc29673480 \h </w:instrText>
        </w:r>
        <w:r w:rsidR="009F55BB">
          <w:rPr>
            <w:noProof/>
            <w:webHidden/>
          </w:rPr>
        </w:r>
        <w:r w:rsidR="009F55BB">
          <w:rPr>
            <w:noProof/>
            <w:webHidden/>
          </w:rPr>
          <w:fldChar w:fldCharType="separate"/>
        </w:r>
        <w:r w:rsidR="009F55BB">
          <w:rPr>
            <w:noProof/>
            <w:webHidden/>
          </w:rPr>
          <w:t>37</w:t>
        </w:r>
        <w:r w:rsidR="009F55BB">
          <w:rPr>
            <w:noProof/>
            <w:webHidden/>
          </w:rPr>
          <w:fldChar w:fldCharType="end"/>
        </w:r>
      </w:hyperlink>
    </w:p>
    <w:p w14:paraId="70DDF665" w14:textId="3BB322B5" w:rsidR="009F55BB" w:rsidRDefault="00322F02" w:rsidP="00322F02">
      <w:pPr>
        <w:pStyle w:val="Spistreci1"/>
        <w:rPr>
          <w:rFonts w:asciiTheme="minorHAnsi" w:eastAsiaTheme="minorEastAsia" w:hAnsiTheme="minorHAnsi" w:cstheme="minorBidi"/>
          <w:noProof/>
          <w:kern w:val="0"/>
          <w:sz w:val="22"/>
          <w:szCs w:val="22"/>
          <w:lang w:eastAsia="pl-PL" w:bidi="ar-SA"/>
        </w:rPr>
      </w:pPr>
      <w:hyperlink w:anchor="_Toc29673481" w:history="1">
        <w:r w:rsidR="009F55BB" w:rsidRPr="005D6D61">
          <w:rPr>
            <w:rStyle w:val="Hipercze"/>
            <w:noProof/>
          </w:rPr>
          <w:t>3.3. Proces uwierzytelniania i autentykacji użytkowników</w:t>
        </w:r>
        <w:r w:rsidR="009F55BB">
          <w:rPr>
            <w:noProof/>
            <w:webHidden/>
          </w:rPr>
          <w:tab/>
        </w:r>
        <w:r w:rsidR="009F55BB">
          <w:rPr>
            <w:noProof/>
            <w:webHidden/>
          </w:rPr>
          <w:fldChar w:fldCharType="begin"/>
        </w:r>
        <w:r w:rsidR="009F55BB">
          <w:rPr>
            <w:noProof/>
            <w:webHidden/>
          </w:rPr>
          <w:instrText xml:space="preserve"> PAGEREF _Toc29673481 \h </w:instrText>
        </w:r>
        <w:r w:rsidR="009F55BB">
          <w:rPr>
            <w:noProof/>
            <w:webHidden/>
          </w:rPr>
        </w:r>
        <w:r w:rsidR="009F55BB">
          <w:rPr>
            <w:noProof/>
            <w:webHidden/>
          </w:rPr>
          <w:fldChar w:fldCharType="separate"/>
        </w:r>
        <w:r w:rsidR="009F55BB">
          <w:rPr>
            <w:noProof/>
            <w:webHidden/>
          </w:rPr>
          <w:t>45</w:t>
        </w:r>
        <w:r w:rsidR="009F55BB">
          <w:rPr>
            <w:noProof/>
            <w:webHidden/>
          </w:rPr>
          <w:fldChar w:fldCharType="end"/>
        </w:r>
      </w:hyperlink>
    </w:p>
    <w:p w14:paraId="0E426506" w14:textId="7A2B3AA9" w:rsidR="009F55BB" w:rsidRDefault="00322F02" w:rsidP="00322F02">
      <w:pPr>
        <w:pStyle w:val="Spistreci1"/>
        <w:rPr>
          <w:rFonts w:asciiTheme="minorHAnsi" w:eastAsiaTheme="minorEastAsia" w:hAnsiTheme="minorHAnsi" w:cstheme="minorBidi"/>
          <w:noProof/>
          <w:kern w:val="0"/>
          <w:sz w:val="22"/>
          <w:szCs w:val="22"/>
          <w:lang w:eastAsia="pl-PL" w:bidi="ar-SA"/>
        </w:rPr>
      </w:pPr>
      <w:hyperlink w:anchor="_Toc29673482" w:history="1">
        <w:r w:rsidR="009F55BB" w:rsidRPr="005D6D61">
          <w:rPr>
            <w:rStyle w:val="Hipercze"/>
            <w:noProof/>
          </w:rPr>
          <w:t>3.4. Routing w aplikacji</w:t>
        </w:r>
        <w:r w:rsidR="009F55BB">
          <w:rPr>
            <w:noProof/>
            <w:webHidden/>
          </w:rPr>
          <w:tab/>
        </w:r>
        <w:r w:rsidR="009F55BB">
          <w:rPr>
            <w:noProof/>
            <w:webHidden/>
          </w:rPr>
          <w:fldChar w:fldCharType="begin"/>
        </w:r>
        <w:r w:rsidR="009F55BB">
          <w:rPr>
            <w:noProof/>
            <w:webHidden/>
          </w:rPr>
          <w:instrText xml:space="preserve"> PAGEREF _Toc29673482 \h </w:instrText>
        </w:r>
        <w:r w:rsidR="009F55BB">
          <w:rPr>
            <w:noProof/>
            <w:webHidden/>
          </w:rPr>
        </w:r>
        <w:r w:rsidR="009F55BB">
          <w:rPr>
            <w:noProof/>
            <w:webHidden/>
          </w:rPr>
          <w:fldChar w:fldCharType="separate"/>
        </w:r>
        <w:r w:rsidR="009F55BB">
          <w:rPr>
            <w:noProof/>
            <w:webHidden/>
          </w:rPr>
          <w:t>48</w:t>
        </w:r>
        <w:r w:rsidR="009F55BB">
          <w:rPr>
            <w:noProof/>
            <w:webHidden/>
          </w:rPr>
          <w:fldChar w:fldCharType="end"/>
        </w:r>
      </w:hyperlink>
    </w:p>
    <w:p w14:paraId="242A530D" w14:textId="7C285923" w:rsidR="009F55BB" w:rsidRDefault="00322F02" w:rsidP="00322F02">
      <w:pPr>
        <w:pStyle w:val="Spistreci1"/>
        <w:rPr>
          <w:rFonts w:asciiTheme="minorHAnsi" w:eastAsiaTheme="minorEastAsia" w:hAnsiTheme="minorHAnsi" w:cstheme="minorBidi"/>
          <w:noProof/>
          <w:kern w:val="0"/>
          <w:sz w:val="22"/>
          <w:szCs w:val="22"/>
          <w:lang w:eastAsia="pl-PL" w:bidi="ar-SA"/>
        </w:rPr>
      </w:pPr>
      <w:hyperlink w:anchor="_Toc29673483" w:history="1">
        <w:r w:rsidR="009F55BB" w:rsidRPr="005D6D61">
          <w:rPr>
            <w:rStyle w:val="Hipercze"/>
            <w:noProof/>
          </w:rPr>
          <w:t>3.5. Implementacja przykładowej podstrony</w:t>
        </w:r>
        <w:r w:rsidR="009F55BB">
          <w:rPr>
            <w:noProof/>
            <w:webHidden/>
          </w:rPr>
          <w:tab/>
        </w:r>
        <w:r w:rsidR="009F55BB">
          <w:rPr>
            <w:noProof/>
            <w:webHidden/>
          </w:rPr>
          <w:fldChar w:fldCharType="begin"/>
        </w:r>
        <w:r w:rsidR="009F55BB">
          <w:rPr>
            <w:noProof/>
            <w:webHidden/>
          </w:rPr>
          <w:instrText xml:space="preserve"> PAGEREF _Toc29673483 \h </w:instrText>
        </w:r>
        <w:r w:rsidR="009F55BB">
          <w:rPr>
            <w:noProof/>
            <w:webHidden/>
          </w:rPr>
        </w:r>
        <w:r w:rsidR="009F55BB">
          <w:rPr>
            <w:noProof/>
            <w:webHidden/>
          </w:rPr>
          <w:fldChar w:fldCharType="separate"/>
        </w:r>
        <w:r w:rsidR="009F55BB">
          <w:rPr>
            <w:noProof/>
            <w:webHidden/>
          </w:rPr>
          <w:t>49</w:t>
        </w:r>
        <w:r w:rsidR="009F55BB">
          <w:rPr>
            <w:noProof/>
            <w:webHidden/>
          </w:rPr>
          <w:fldChar w:fldCharType="end"/>
        </w:r>
      </w:hyperlink>
    </w:p>
    <w:p w14:paraId="06C0D239" w14:textId="6C6673B4" w:rsidR="009F55BB" w:rsidRDefault="00322F02" w:rsidP="00322F02">
      <w:pPr>
        <w:pStyle w:val="Spistreci1"/>
        <w:rPr>
          <w:rFonts w:asciiTheme="minorHAnsi" w:eastAsiaTheme="minorEastAsia" w:hAnsiTheme="minorHAnsi" w:cstheme="minorBidi"/>
          <w:noProof/>
          <w:kern w:val="0"/>
          <w:sz w:val="22"/>
          <w:szCs w:val="22"/>
          <w:lang w:eastAsia="pl-PL" w:bidi="ar-SA"/>
        </w:rPr>
      </w:pPr>
      <w:hyperlink w:anchor="_Toc29673484" w:history="1">
        <w:r w:rsidR="009F55BB" w:rsidRPr="005D6D61">
          <w:rPr>
            <w:rStyle w:val="Hipercze"/>
            <w:noProof/>
          </w:rPr>
          <w:t>3.6. Wyszukiwanie użytkowników</w:t>
        </w:r>
        <w:r w:rsidR="009F55BB">
          <w:rPr>
            <w:noProof/>
            <w:webHidden/>
          </w:rPr>
          <w:tab/>
        </w:r>
        <w:r w:rsidR="009F55BB">
          <w:rPr>
            <w:noProof/>
            <w:webHidden/>
          </w:rPr>
          <w:fldChar w:fldCharType="begin"/>
        </w:r>
        <w:r w:rsidR="009F55BB">
          <w:rPr>
            <w:noProof/>
            <w:webHidden/>
          </w:rPr>
          <w:instrText xml:space="preserve"> PAGEREF _Toc29673484 \h </w:instrText>
        </w:r>
        <w:r w:rsidR="009F55BB">
          <w:rPr>
            <w:noProof/>
            <w:webHidden/>
          </w:rPr>
        </w:r>
        <w:r w:rsidR="009F55BB">
          <w:rPr>
            <w:noProof/>
            <w:webHidden/>
          </w:rPr>
          <w:fldChar w:fldCharType="separate"/>
        </w:r>
        <w:r w:rsidR="009F55BB">
          <w:rPr>
            <w:noProof/>
            <w:webHidden/>
          </w:rPr>
          <w:t>50</w:t>
        </w:r>
        <w:r w:rsidR="009F55BB">
          <w:rPr>
            <w:noProof/>
            <w:webHidden/>
          </w:rPr>
          <w:fldChar w:fldCharType="end"/>
        </w:r>
      </w:hyperlink>
    </w:p>
    <w:p w14:paraId="2E4D8689" w14:textId="30AACA8A" w:rsidR="009F55BB" w:rsidRDefault="00322F02" w:rsidP="00322F02">
      <w:pPr>
        <w:pStyle w:val="Spistreci1"/>
        <w:rPr>
          <w:rFonts w:asciiTheme="minorHAnsi" w:eastAsiaTheme="minorEastAsia" w:hAnsiTheme="minorHAnsi" w:cstheme="minorBidi"/>
          <w:noProof/>
          <w:kern w:val="0"/>
          <w:sz w:val="22"/>
          <w:szCs w:val="22"/>
          <w:lang w:eastAsia="pl-PL" w:bidi="ar-SA"/>
        </w:rPr>
      </w:pPr>
      <w:hyperlink w:anchor="_Toc29673485" w:history="1">
        <w:r w:rsidR="009F55BB" w:rsidRPr="005D6D61">
          <w:rPr>
            <w:rStyle w:val="Hipercze"/>
            <w:noProof/>
          </w:rPr>
          <w:t>3.7. Zarządzanie stanem aplikacji</w:t>
        </w:r>
        <w:r w:rsidR="009F55BB">
          <w:rPr>
            <w:noProof/>
            <w:webHidden/>
          </w:rPr>
          <w:tab/>
        </w:r>
        <w:r w:rsidR="009F55BB">
          <w:rPr>
            <w:noProof/>
            <w:webHidden/>
          </w:rPr>
          <w:fldChar w:fldCharType="begin"/>
        </w:r>
        <w:r w:rsidR="009F55BB">
          <w:rPr>
            <w:noProof/>
            <w:webHidden/>
          </w:rPr>
          <w:instrText xml:space="preserve"> PAGEREF _Toc29673485 \h </w:instrText>
        </w:r>
        <w:r w:rsidR="009F55BB">
          <w:rPr>
            <w:noProof/>
            <w:webHidden/>
          </w:rPr>
        </w:r>
        <w:r w:rsidR="009F55BB">
          <w:rPr>
            <w:noProof/>
            <w:webHidden/>
          </w:rPr>
          <w:fldChar w:fldCharType="separate"/>
        </w:r>
        <w:r w:rsidR="009F55BB">
          <w:rPr>
            <w:noProof/>
            <w:webHidden/>
          </w:rPr>
          <w:t>53</w:t>
        </w:r>
        <w:r w:rsidR="009F55BB">
          <w:rPr>
            <w:noProof/>
            <w:webHidden/>
          </w:rPr>
          <w:fldChar w:fldCharType="end"/>
        </w:r>
      </w:hyperlink>
    </w:p>
    <w:p w14:paraId="6F2F0797" w14:textId="372D211E" w:rsidR="009F55BB" w:rsidRDefault="00322F02" w:rsidP="00322F02">
      <w:pPr>
        <w:pStyle w:val="Spistreci1"/>
        <w:rPr>
          <w:rFonts w:asciiTheme="minorHAnsi" w:eastAsiaTheme="minorEastAsia" w:hAnsiTheme="minorHAnsi" w:cstheme="minorBidi"/>
          <w:noProof/>
          <w:kern w:val="0"/>
          <w:sz w:val="22"/>
          <w:szCs w:val="22"/>
          <w:lang w:eastAsia="pl-PL" w:bidi="ar-SA"/>
        </w:rPr>
      </w:pPr>
      <w:hyperlink w:anchor="_Toc29673486" w:history="1">
        <w:r w:rsidR="009F55BB" w:rsidRPr="005D6D61">
          <w:rPr>
            <w:rStyle w:val="Hipercze"/>
            <w:noProof/>
          </w:rPr>
          <w:t>3.8. Elementy aplikacji czasu rzeczywistego</w:t>
        </w:r>
        <w:r w:rsidR="009F55BB">
          <w:rPr>
            <w:noProof/>
            <w:webHidden/>
          </w:rPr>
          <w:tab/>
        </w:r>
        <w:r w:rsidR="009F55BB">
          <w:rPr>
            <w:noProof/>
            <w:webHidden/>
          </w:rPr>
          <w:fldChar w:fldCharType="begin"/>
        </w:r>
        <w:r w:rsidR="009F55BB">
          <w:rPr>
            <w:noProof/>
            <w:webHidden/>
          </w:rPr>
          <w:instrText xml:space="preserve"> PAGEREF _Toc29673486 \h </w:instrText>
        </w:r>
        <w:r w:rsidR="009F55BB">
          <w:rPr>
            <w:noProof/>
            <w:webHidden/>
          </w:rPr>
        </w:r>
        <w:r w:rsidR="009F55BB">
          <w:rPr>
            <w:noProof/>
            <w:webHidden/>
          </w:rPr>
          <w:fldChar w:fldCharType="separate"/>
        </w:r>
        <w:r w:rsidR="009F55BB">
          <w:rPr>
            <w:noProof/>
            <w:webHidden/>
          </w:rPr>
          <w:t>55</w:t>
        </w:r>
        <w:r w:rsidR="009F55BB">
          <w:rPr>
            <w:noProof/>
            <w:webHidden/>
          </w:rPr>
          <w:fldChar w:fldCharType="end"/>
        </w:r>
      </w:hyperlink>
    </w:p>
    <w:p w14:paraId="7A43132E" w14:textId="2997F70B" w:rsidR="009F55BB" w:rsidRDefault="00322F02" w:rsidP="00322F02">
      <w:pPr>
        <w:pStyle w:val="Spistreci1"/>
        <w:rPr>
          <w:rFonts w:asciiTheme="minorHAnsi" w:eastAsiaTheme="minorEastAsia" w:hAnsiTheme="minorHAnsi" w:cstheme="minorBidi"/>
          <w:noProof/>
          <w:kern w:val="0"/>
          <w:sz w:val="22"/>
          <w:szCs w:val="22"/>
          <w:lang w:eastAsia="pl-PL" w:bidi="ar-SA"/>
        </w:rPr>
      </w:pPr>
      <w:hyperlink w:anchor="_Toc29673487" w:history="1">
        <w:r w:rsidR="009F55BB" w:rsidRPr="005D6D61">
          <w:rPr>
            <w:rStyle w:val="Hipercze"/>
            <w:noProof/>
          </w:rPr>
          <w:t>3.9. Implementacja algorytmu dopasowania znajomych</w:t>
        </w:r>
        <w:r w:rsidR="009F55BB">
          <w:rPr>
            <w:noProof/>
            <w:webHidden/>
          </w:rPr>
          <w:tab/>
        </w:r>
        <w:r w:rsidR="009F55BB">
          <w:rPr>
            <w:noProof/>
            <w:webHidden/>
          </w:rPr>
          <w:fldChar w:fldCharType="begin"/>
        </w:r>
        <w:r w:rsidR="009F55BB">
          <w:rPr>
            <w:noProof/>
            <w:webHidden/>
          </w:rPr>
          <w:instrText xml:space="preserve"> PAGEREF _Toc29673487 \h </w:instrText>
        </w:r>
        <w:r w:rsidR="009F55BB">
          <w:rPr>
            <w:noProof/>
            <w:webHidden/>
          </w:rPr>
        </w:r>
        <w:r w:rsidR="009F55BB">
          <w:rPr>
            <w:noProof/>
            <w:webHidden/>
          </w:rPr>
          <w:fldChar w:fldCharType="separate"/>
        </w:r>
        <w:r w:rsidR="009F55BB">
          <w:rPr>
            <w:noProof/>
            <w:webHidden/>
          </w:rPr>
          <w:t>60</w:t>
        </w:r>
        <w:r w:rsidR="009F55BB">
          <w:rPr>
            <w:noProof/>
            <w:webHidden/>
          </w:rPr>
          <w:fldChar w:fldCharType="end"/>
        </w:r>
      </w:hyperlink>
    </w:p>
    <w:p w14:paraId="7A43B821" w14:textId="1B90077A" w:rsidR="009F55BB" w:rsidRDefault="00322F02" w:rsidP="00322F02">
      <w:pPr>
        <w:pStyle w:val="Spistreci1"/>
        <w:rPr>
          <w:rFonts w:asciiTheme="minorHAnsi" w:eastAsiaTheme="minorEastAsia" w:hAnsiTheme="minorHAnsi" w:cstheme="minorBidi"/>
          <w:noProof/>
          <w:kern w:val="0"/>
          <w:sz w:val="22"/>
          <w:szCs w:val="22"/>
          <w:lang w:eastAsia="pl-PL" w:bidi="ar-SA"/>
        </w:rPr>
      </w:pPr>
      <w:hyperlink w:anchor="_Toc29673488" w:history="1">
        <w:r w:rsidR="009F55BB" w:rsidRPr="005D6D61">
          <w:rPr>
            <w:rStyle w:val="Hipercze"/>
            <w:noProof/>
          </w:rPr>
          <w:t>3.10. Przedstawienie podstron</w:t>
        </w:r>
        <w:r w:rsidR="009F55BB">
          <w:rPr>
            <w:noProof/>
            <w:webHidden/>
          </w:rPr>
          <w:tab/>
        </w:r>
        <w:r w:rsidR="009F55BB">
          <w:rPr>
            <w:noProof/>
            <w:webHidden/>
          </w:rPr>
          <w:fldChar w:fldCharType="begin"/>
        </w:r>
        <w:r w:rsidR="009F55BB">
          <w:rPr>
            <w:noProof/>
            <w:webHidden/>
          </w:rPr>
          <w:instrText xml:space="preserve"> PAGEREF _Toc29673488 \h </w:instrText>
        </w:r>
        <w:r w:rsidR="009F55BB">
          <w:rPr>
            <w:noProof/>
            <w:webHidden/>
          </w:rPr>
        </w:r>
        <w:r w:rsidR="009F55BB">
          <w:rPr>
            <w:noProof/>
            <w:webHidden/>
          </w:rPr>
          <w:fldChar w:fldCharType="separate"/>
        </w:r>
        <w:r w:rsidR="009F55BB">
          <w:rPr>
            <w:noProof/>
            <w:webHidden/>
          </w:rPr>
          <w:t>61</w:t>
        </w:r>
        <w:r w:rsidR="009F55BB">
          <w:rPr>
            <w:noProof/>
            <w:webHidden/>
          </w:rPr>
          <w:fldChar w:fldCharType="end"/>
        </w:r>
      </w:hyperlink>
    </w:p>
    <w:p w14:paraId="12FBC3E6" w14:textId="231080A3" w:rsidR="009F55BB" w:rsidRDefault="00322F02" w:rsidP="00322F02">
      <w:pPr>
        <w:pStyle w:val="Spistreci1"/>
        <w:rPr>
          <w:rFonts w:asciiTheme="minorHAnsi" w:eastAsiaTheme="minorEastAsia" w:hAnsiTheme="minorHAnsi" w:cstheme="minorBidi"/>
          <w:noProof/>
          <w:kern w:val="0"/>
          <w:sz w:val="22"/>
          <w:szCs w:val="22"/>
          <w:lang w:eastAsia="pl-PL" w:bidi="ar-SA"/>
        </w:rPr>
      </w:pPr>
      <w:hyperlink w:anchor="_Toc29673489" w:history="1">
        <w:r w:rsidR="009F55BB" w:rsidRPr="005D6D61">
          <w:rPr>
            <w:rStyle w:val="Hipercze"/>
            <w:noProof/>
          </w:rPr>
          <w:t>Zakończenie</w:t>
        </w:r>
        <w:r w:rsidR="009F55BB">
          <w:rPr>
            <w:noProof/>
            <w:webHidden/>
          </w:rPr>
          <w:tab/>
        </w:r>
        <w:r w:rsidR="009F55BB">
          <w:rPr>
            <w:noProof/>
            <w:webHidden/>
          </w:rPr>
          <w:fldChar w:fldCharType="begin"/>
        </w:r>
        <w:r w:rsidR="009F55BB">
          <w:rPr>
            <w:noProof/>
            <w:webHidden/>
          </w:rPr>
          <w:instrText xml:space="preserve"> PAGEREF _Toc29673489 \h </w:instrText>
        </w:r>
        <w:r w:rsidR="009F55BB">
          <w:rPr>
            <w:noProof/>
            <w:webHidden/>
          </w:rPr>
        </w:r>
        <w:r w:rsidR="009F55BB">
          <w:rPr>
            <w:noProof/>
            <w:webHidden/>
          </w:rPr>
          <w:fldChar w:fldCharType="separate"/>
        </w:r>
        <w:r w:rsidR="009F55BB">
          <w:rPr>
            <w:noProof/>
            <w:webHidden/>
          </w:rPr>
          <w:t>66</w:t>
        </w:r>
        <w:r w:rsidR="009F55BB">
          <w:rPr>
            <w:noProof/>
            <w:webHidden/>
          </w:rPr>
          <w:fldChar w:fldCharType="end"/>
        </w:r>
      </w:hyperlink>
    </w:p>
    <w:p w14:paraId="5F971669" w14:textId="7A8AB371" w:rsidR="009F55BB" w:rsidRDefault="00322F02" w:rsidP="00322F02">
      <w:pPr>
        <w:pStyle w:val="Spistreci1"/>
        <w:rPr>
          <w:rFonts w:asciiTheme="minorHAnsi" w:eastAsiaTheme="minorEastAsia" w:hAnsiTheme="minorHAnsi" w:cstheme="minorBidi"/>
          <w:noProof/>
          <w:kern w:val="0"/>
          <w:sz w:val="22"/>
          <w:szCs w:val="22"/>
          <w:lang w:eastAsia="pl-PL" w:bidi="ar-SA"/>
        </w:rPr>
      </w:pPr>
      <w:hyperlink w:anchor="_Toc29673490" w:history="1">
        <w:r w:rsidR="009F55BB" w:rsidRPr="005D6D61">
          <w:rPr>
            <w:rStyle w:val="Hipercze"/>
            <w:noProof/>
          </w:rPr>
          <w:t>Bibliografia</w:t>
        </w:r>
        <w:r w:rsidR="009F55BB">
          <w:rPr>
            <w:noProof/>
            <w:webHidden/>
          </w:rPr>
          <w:tab/>
        </w:r>
        <w:r w:rsidR="009F55BB">
          <w:rPr>
            <w:noProof/>
            <w:webHidden/>
          </w:rPr>
          <w:fldChar w:fldCharType="begin"/>
        </w:r>
        <w:r w:rsidR="009F55BB">
          <w:rPr>
            <w:noProof/>
            <w:webHidden/>
          </w:rPr>
          <w:instrText xml:space="preserve"> PAGEREF _Toc29673490 \h </w:instrText>
        </w:r>
        <w:r w:rsidR="009F55BB">
          <w:rPr>
            <w:noProof/>
            <w:webHidden/>
          </w:rPr>
        </w:r>
        <w:r w:rsidR="009F55BB">
          <w:rPr>
            <w:noProof/>
            <w:webHidden/>
          </w:rPr>
          <w:fldChar w:fldCharType="separate"/>
        </w:r>
        <w:r w:rsidR="009F55BB">
          <w:rPr>
            <w:noProof/>
            <w:webHidden/>
          </w:rPr>
          <w:t>67</w:t>
        </w:r>
        <w:r w:rsidR="009F55BB">
          <w:rPr>
            <w:noProof/>
            <w:webHidden/>
          </w:rPr>
          <w:fldChar w:fldCharType="end"/>
        </w:r>
      </w:hyperlink>
    </w:p>
    <w:p w14:paraId="42439B67" w14:textId="240CA9E4" w:rsidR="009F55BB" w:rsidRDefault="00322F02" w:rsidP="00322F02">
      <w:pPr>
        <w:pStyle w:val="Spistreci1"/>
        <w:rPr>
          <w:rFonts w:asciiTheme="minorHAnsi" w:eastAsiaTheme="minorEastAsia" w:hAnsiTheme="minorHAnsi" w:cstheme="minorBidi"/>
          <w:noProof/>
          <w:kern w:val="0"/>
          <w:sz w:val="22"/>
          <w:szCs w:val="22"/>
          <w:lang w:eastAsia="pl-PL" w:bidi="ar-SA"/>
        </w:rPr>
      </w:pPr>
      <w:hyperlink w:anchor="_Toc29673491" w:history="1">
        <w:r w:rsidR="009F55BB" w:rsidRPr="005D6D61">
          <w:rPr>
            <w:rStyle w:val="Hipercze"/>
            <w:noProof/>
          </w:rPr>
          <w:t>Spis tabel</w:t>
        </w:r>
        <w:r w:rsidR="009F55BB">
          <w:rPr>
            <w:noProof/>
            <w:webHidden/>
          </w:rPr>
          <w:tab/>
        </w:r>
        <w:r w:rsidR="009F55BB">
          <w:rPr>
            <w:noProof/>
            <w:webHidden/>
          </w:rPr>
          <w:fldChar w:fldCharType="begin"/>
        </w:r>
        <w:r w:rsidR="009F55BB">
          <w:rPr>
            <w:noProof/>
            <w:webHidden/>
          </w:rPr>
          <w:instrText xml:space="preserve"> PAGEREF _Toc29673491 \h </w:instrText>
        </w:r>
        <w:r w:rsidR="009F55BB">
          <w:rPr>
            <w:noProof/>
            <w:webHidden/>
          </w:rPr>
        </w:r>
        <w:r w:rsidR="009F55BB">
          <w:rPr>
            <w:noProof/>
            <w:webHidden/>
          </w:rPr>
          <w:fldChar w:fldCharType="separate"/>
        </w:r>
        <w:r w:rsidR="009F55BB">
          <w:rPr>
            <w:noProof/>
            <w:webHidden/>
          </w:rPr>
          <w:t>68</w:t>
        </w:r>
        <w:r w:rsidR="009F55BB">
          <w:rPr>
            <w:noProof/>
            <w:webHidden/>
          </w:rPr>
          <w:fldChar w:fldCharType="end"/>
        </w:r>
      </w:hyperlink>
    </w:p>
    <w:p w14:paraId="36AD8F6B" w14:textId="187501D8" w:rsidR="009F55BB" w:rsidRDefault="00322F02" w:rsidP="00322F02">
      <w:pPr>
        <w:pStyle w:val="Spistreci1"/>
        <w:rPr>
          <w:rFonts w:asciiTheme="minorHAnsi" w:eastAsiaTheme="minorEastAsia" w:hAnsiTheme="minorHAnsi" w:cstheme="minorBidi"/>
          <w:noProof/>
          <w:kern w:val="0"/>
          <w:sz w:val="22"/>
          <w:szCs w:val="22"/>
          <w:lang w:eastAsia="pl-PL" w:bidi="ar-SA"/>
        </w:rPr>
      </w:pPr>
      <w:hyperlink w:anchor="_Toc29673492" w:history="1">
        <w:r w:rsidR="009F55BB" w:rsidRPr="005D6D61">
          <w:rPr>
            <w:rStyle w:val="Hipercze"/>
            <w:noProof/>
          </w:rPr>
          <w:t>Spis ilustracji</w:t>
        </w:r>
        <w:r w:rsidR="009F55BB">
          <w:rPr>
            <w:noProof/>
            <w:webHidden/>
          </w:rPr>
          <w:tab/>
        </w:r>
        <w:r w:rsidR="009F55BB">
          <w:rPr>
            <w:noProof/>
            <w:webHidden/>
          </w:rPr>
          <w:fldChar w:fldCharType="begin"/>
        </w:r>
        <w:r w:rsidR="009F55BB">
          <w:rPr>
            <w:noProof/>
            <w:webHidden/>
          </w:rPr>
          <w:instrText xml:space="preserve"> PAGEREF _Toc29673492 \h </w:instrText>
        </w:r>
        <w:r w:rsidR="009F55BB">
          <w:rPr>
            <w:noProof/>
            <w:webHidden/>
          </w:rPr>
        </w:r>
        <w:r w:rsidR="009F55BB">
          <w:rPr>
            <w:noProof/>
            <w:webHidden/>
          </w:rPr>
          <w:fldChar w:fldCharType="separate"/>
        </w:r>
        <w:r w:rsidR="009F55BB">
          <w:rPr>
            <w:noProof/>
            <w:webHidden/>
          </w:rPr>
          <w:t>69</w:t>
        </w:r>
        <w:r w:rsidR="009F55BB">
          <w:rPr>
            <w:noProof/>
            <w:webHidden/>
          </w:rPr>
          <w:fldChar w:fldCharType="end"/>
        </w:r>
      </w:hyperlink>
    </w:p>
    <w:p w14:paraId="540394F3" w14:textId="3B63BCE9" w:rsidR="00807EB4" w:rsidRDefault="00807EB4" w:rsidP="00322F02">
      <w:pPr>
        <w:spacing w:line="360" w:lineRule="auto"/>
      </w:pPr>
      <w:r>
        <w:rPr>
          <w:b/>
          <w:bCs/>
        </w:rPr>
        <w:fldChar w:fldCharType="end"/>
      </w:r>
    </w:p>
    <w:p w14:paraId="28760F9C" w14:textId="77777777" w:rsidR="00807EB4" w:rsidRDefault="00807EB4" w:rsidP="005303FF">
      <w:pPr>
        <w:spacing w:line="360" w:lineRule="auto"/>
        <w:jc w:val="both"/>
      </w:pPr>
    </w:p>
    <w:p w14:paraId="046C54EC" w14:textId="77777777" w:rsidR="0073760E" w:rsidRDefault="0073760E" w:rsidP="005303FF">
      <w:pPr>
        <w:pStyle w:val="Nagwek3"/>
        <w:pageBreakBefore/>
        <w:tabs>
          <w:tab w:val="right" w:leader="dot" w:pos="9638"/>
        </w:tabs>
        <w:spacing w:line="360" w:lineRule="auto"/>
        <w:jc w:val="both"/>
        <w:rPr>
          <w:rFonts w:ascii="Times New Roman" w:hAnsi="Times New Roman" w:cs="Times New Roman"/>
        </w:rPr>
      </w:pPr>
      <w:bookmarkStart w:id="1" w:name="_Toc21471970"/>
      <w:bookmarkStart w:id="2" w:name="_Toc29404383"/>
      <w:bookmarkStart w:id="3" w:name="_Toc29673461"/>
      <w:bookmarkStart w:id="4" w:name="_Toc21471971"/>
      <w:r w:rsidRPr="00E9719B">
        <w:rPr>
          <w:rFonts w:ascii="Times New Roman" w:hAnsi="Times New Roman" w:cs="Times New Roman"/>
        </w:rPr>
        <w:lastRenderedPageBreak/>
        <w:t>Wstęp</w:t>
      </w:r>
      <w:bookmarkEnd w:id="1"/>
      <w:bookmarkEnd w:id="2"/>
      <w:bookmarkEnd w:id="3"/>
    </w:p>
    <w:p w14:paraId="4B0288C6" w14:textId="66ECC31F" w:rsidR="0073760E" w:rsidRPr="0081160B" w:rsidRDefault="0073760E" w:rsidP="005303FF">
      <w:pPr>
        <w:spacing w:line="360" w:lineRule="auto"/>
        <w:ind w:firstLine="709"/>
        <w:jc w:val="both"/>
        <w:rPr>
          <w:rFonts w:cs="Times New Roman"/>
        </w:rPr>
      </w:pPr>
      <w:r>
        <w:rPr>
          <w:rFonts w:cs="Times New Roman"/>
        </w:rPr>
        <w:t>Ludzie z natury są istotami społecznymi. Ten fakt był głównym powodem tego, iż Facebook jako bezprecedensowy projekt wyrósł na giganta w bardzo krótkim czasie. Mimo że na rynku internetowym istnieje ogrom serwisów zrzeszających ogromne ilości użytkowników jest bardzo mało rozwiązań względnie małych oraz prostych w użytkowaniu, także lokalnych, służących do nawiązywania faktycznych znajomości, a nie wirtualnych. Człowiek odwiecznie dąży do tworzenia sieci znajomości, do tworzenia grup. Grup, które łączą interakcje polegające na wspólnych zainteresowaniach, dążeniach. Większość istniejących rozwiązań mijają się z tym celem. Właśnie ten cel powinna spełnić aplikacja „Friendy”.</w:t>
      </w:r>
    </w:p>
    <w:p w14:paraId="3B45DFC2" w14:textId="2F9AC837" w:rsidR="0073760E" w:rsidRDefault="0073760E" w:rsidP="005303FF">
      <w:pPr>
        <w:spacing w:line="360" w:lineRule="auto"/>
        <w:ind w:firstLine="709"/>
        <w:jc w:val="both"/>
        <w:rPr>
          <w:rFonts w:cs="Times New Roman"/>
        </w:rPr>
      </w:pPr>
      <w:r w:rsidRPr="00E9719B">
        <w:rPr>
          <w:rFonts w:cs="Times New Roman"/>
        </w:rPr>
        <w:t xml:space="preserve">Celem niniejszej pracy </w:t>
      </w:r>
      <w:r>
        <w:rPr>
          <w:rFonts w:cs="Times New Roman"/>
        </w:rPr>
        <w:t xml:space="preserve">jest utworzenie </w:t>
      </w:r>
      <w:r w:rsidRPr="00E9719B">
        <w:rPr>
          <w:rFonts w:cs="Times New Roman"/>
        </w:rPr>
        <w:t>aplikacji internetowej – sieci społecznościowej, której głównym zadaniem będzie umożliwianie użytkownikom poznawanie nowych osób.</w:t>
      </w:r>
      <w:r>
        <w:rPr>
          <w:rFonts w:cs="Times New Roman"/>
        </w:rPr>
        <w:t xml:space="preserve"> </w:t>
      </w:r>
      <w:r w:rsidRPr="00E9719B">
        <w:rPr>
          <w:rFonts w:cs="Times New Roman"/>
        </w:rPr>
        <w:t>Użytkownicy aplikacji będą mieli możliwość brać udział w różnych wydarzeniach</w:t>
      </w:r>
      <w:r>
        <w:rPr>
          <w:rFonts w:cs="Times New Roman"/>
        </w:rPr>
        <w:t xml:space="preserve"> tematycznie celowanych na poznawanie nowych osób,</w:t>
      </w:r>
      <w:r w:rsidRPr="00E9719B">
        <w:rPr>
          <w:rFonts w:cs="Times New Roman"/>
        </w:rPr>
        <w:t xml:space="preserve"> będą mogli komunikować się z innymi użytkownikami poprzez czat</w:t>
      </w:r>
      <w:r>
        <w:rPr>
          <w:rFonts w:cs="Times New Roman"/>
        </w:rPr>
        <w:t xml:space="preserve"> oparty o zastosowanie elementów aplikacji czasu rzeczywistego z użyciem biblioteki SignalR</w:t>
      </w:r>
      <w:r w:rsidRPr="00E9719B">
        <w:rPr>
          <w:rFonts w:cs="Times New Roman"/>
        </w:rPr>
        <w:t>.</w:t>
      </w:r>
      <w:r>
        <w:rPr>
          <w:rFonts w:cs="Times New Roman"/>
        </w:rPr>
        <w:t xml:space="preserve"> Oprócz implementacji wybranego tematu celem pracy jest wybór i analiza różnych podejść do projektowania systemów informatycznych, na przykład wzorce projektowe „Repozytorium i serwisy” i CQRS. Oprócz części teoretycznej w trakcie pracy będą przedstawiane</w:t>
      </w:r>
      <w:r w:rsidR="00322F02">
        <w:rPr>
          <w:rFonts w:cs="Times New Roman"/>
        </w:rPr>
        <w:t xml:space="preserve"> </w:t>
      </w:r>
      <w:r>
        <w:rPr>
          <w:rFonts w:cs="Times New Roman"/>
        </w:rPr>
        <w:t xml:space="preserve">elementy </w:t>
      </w:r>
      <w:r w:rsidR="00322F02">
        <w:rPr>
          <w:rFonts w:cs="Times New Roman"/>
        </w:rPr>
        <w:t xml:space="preserve">praktyczne </w:t>
      </w:r>
      <w:r>
        <w:rPr>
          <w:rFonts w:cs="Times New Roman"/>
        </w:rPr>
        <w:t xml:space="preserve">implementacji aplikacji, na przykład implementacja wcześniej wspomnianych wzorców projektowych, elementów czatu, diagramy UML i ER. Do implementacji różnych części aplikacji zostaną zastosowane różne dobrze zaadaptowane technologie programistyczne: backend tworzonego rozwiązania będzie oparty o ASP.NET Core, bazę danych </w:t>
      </w:r>
      <w:r w:rsidR="00354999">
        <w:rPr>
          <w:rFonts w:cs="Times New Roman"/>
        </w:rPr>
        <w:t xml:space="preserve">Microsoft </w:t>
      </w:r>
      <w:r>
        <w:rPr>
          <w:rFonts w:cs="Times New Roman"/>
        </w:rPr>
        <w:t>SQL Server oraz klaster</w:t>
      </w:r>
      <w:r w:rsidR="00354999">
        <w:rPr>
          <w:rFonts w:cs="Times New Roman"/>
        </w:rPr>
        <w:t xml:space="preserve"> rozproszonej wyszukiwarki</w:t>
      </w:r>
      <w:r>
        <w:rPr>
          <w:rFonts w:cs="Times New Roman"/>
        </w:rPr>
        <w:t xml:space="preserve"> Elasticsearch, frontend z kolei </w:t>
      </w:r>
      <w:r w:rsidR="00354999">
        <w:rPr>
          <w:rFonts w:cs="Times New Roman"/>
        </w:rPr>
        <w:t xml:space="preserve">powstanie </w:t>
      </w:r>
      <w:r>
        <w:rPr>
          <w:rFonts w:cs="Times New Roman"/>
        </w:rPr>
        <w:t>z użyciem technologii do tworzenia aplikacji jednostronicowych o nazwie Angular.</w:t>
      </w:r>
    </w:p>
    <w:p w14:paraId="5FFFA764" w14:textId="43DAD1B0" w:rsidR="00322F02" w:rsidRDefault="00322F02" w:rsidP="005303FF">
      <w:pPr>
        <w:spacing w:line="360" w:lineRule="auto"/>
        <w:ind w:firstLine="709"/>
        <w:jc w:val="both"/>
        <w:rPr>
          <w:rFonts w:cs="Times New Roman"/>
        </w:rPr>
      </w:pPr>
      <w:r>
        <w:rPr>
          <w:rFonts w:cs="Times New Roman"/>
        </w:rPr>
        <w:t xml:space="preserve">Pierwszy rozdział zostanie poświęcony części teoretycznej związanej z całokształtem aplikacji internetowych. Dla początku zostanie przedstawiona historia aplikacji internetowych od lat dziewięćdziesiątych aż do tego czasu, w szczególności zostaną omówione najważniejsze </w:t>
      </w:r>
      <w:r w:rsidR="00D81C06">
        <w:rPr>
          <w:rFonts w:cs="Times New Roman"/>
        </w:rPr>
        <w:t>wydarzenia z</w:t>
      </w:r>
      <w:r>
        <w:rPr>
          <w:rFonts w:cs="Times New Roman"/>
        </w:rPr>
        <w:t xml:space="preserve"> historii aplikacji internetowych. Następnie zostaną przedstawione podejścia do tworzenia aplikacji internetowych, w tym podejścia MPA (od ang. Multi Page Application), SPA (od ang. Single Page Application) oraz wprowadzenie do wzorców architektonicznych. </w:t>
      </w:r>
      <w:r w:rsidR="00D81C06">
        <w:rPr>
          <w:rFonts w:cs="Times New Roman"/>
        </w:rPr>
        <w:t>Z kolei w ostatnim podrozdziale zostaną opisane wspomniane wzorce architektoniczne jako jedne z głównych elementów architektury aplikacji internetowych.</w:t>
      </w:r>
    </w:p>
    <w:p w14:paraId="02A5E86D" w14:textId="6C66B19E" w:rsidR="0073760E" w:rsidRDefault="0073760E" w:rsidP="005303FF">
      <w:pPr>
        <w:spacing w:line="360" w:lineRule="auto"/>
        <w:ind w:firstLine="709"/>
        <w:jc w:val="both"/>
        <w:rPr>
          <w:rFonts w:cs="Times New Roman"/>
        </w:rPr>
      </w:pPr>
      <w:r>
        <w:rPr>
          <w:rFonts w:cs="Times New Roman"/>
        </w:rPr>
        <w:t xml:space="preserve">W </w:t>
      </w:r>
      <w:r w:rsidR="00D81C06">
        <w:rPr>
          <w:rFonts w:cs="Times New Roman"/>
        </w:rPr>
        <w:t>drugim</w:t>
      </w:r>
      <w:r>
        <w:rPr>
          <w:rFonts w:cs="Times New Roman"/>
        </w:rPr>
        <w:t xml:space="preserve"> rozdziale zostanie przedstawiona część </w:t>
      </w:r>
      <w:r w:rsidR="00D81C06">
        <w:rPr>
          <w:rFonts w:cs="Times New Roman"/>
        </w:rPr>
        <w:t xml:space="preserve">związana z projektowaniem </w:t>
      </w:r>
      <w:r w:rsidR="00D81C06">
        <w:rPr>
          <w:rFonts w:cs="Times New Roman"/>
        </w:rPr>
        <w:lastRenderedPageBreak/>
        <w:t>tworzonej aplikacji</w:t>
      </w:r>
      <w:r>
        <w:rPr>
          <w:rFonts w:cs="Times New Roman"/>
        </w:rPr>
        <w:t>. Początek rozdziału zostanie poświęcony zastosowanym technologiom programistycznym, w tym zostanie przedstawion</w:t>
      </w:r>
      <w:r w:rsidR="00D81C06">
        <w:rPr>
          <w:rFonts w:cs="Times New Roman"/>
        </w:rPr>
        <w:t>e wprowadzenie do architektury każdej z nich</w:t>
      </w:r>
      <w:r>
        <w:rPr>
          <w:rFonts w:cs="Times New Roman"/>
        </w:rPr>
        <w:t>. Kolejna część rozdziału będzie składała</w:t>
      </w:r>
      <w:r w:rsidR="00D81C06">
        <w:rPr>
          <w:rFonts w:cs="Times New Roman"/>
        </w:rPr>
        <w:t xml:space="preserve"> </w:t>
      </w:r>
      <w:r w:rsidR="00D81C06">
        <w:rPr>
          <w:rFonts w:cs="Times New Roman"/>
        </w:rPr>
        <w:t>się</w:t>
      </w:r>
      <w:r>
        <w:rPr>
          <w:rFonts w:cs="Times New Roman"/>
        </w:rPr>
        <w:t xml:space="preserve"> z etapu pozyskiwania wymagań i przedstawienia przypadków użycia. Ponadto znowuż zostanie przedstawiona architektura tworzonego rozwiązania i aspekt bezpieczeństwa, w tym idea JWT</w:t>
      </w:r>
      <w:r w:rsidR="00D81C06">
        <w:rPr>
          <w:rFonts w:cs="Times New Roman"/>
        </w:rPr>
        <w:t xml:space="preserve"> (od ang. </w:t>
      </w:r>
      <w:r w:rsidR="00D81C06" w:rsidRPr="00D81C06">
        <w:rPr>
          <w:rFonts w:cs="Times New Roman"/>
          <w:i/>
          <w:iCs/>
        </w:rPr>
        <w:t>JSON Web Token</w:t>
      </w:r>
      <w:r w:rsidR="00D81C06">
        <w:rPr>
          <w:rFonts w:cs="Times New Roman"/>
        </w:rPr>
        <w:t>),</w:t>
      </w:r>
      <w:r>
        <w:rPr>
          <w:rFonts w:cs="Times New Roman"/>
        </w:rPr>
        <w:t xml:space="preserve"> ogólny schemat uwierzytelniania i autentykacji oraz typowe ataki przed którymi należy zabezpieczać system informatyczny.</w:t>
      </w:r>
    </w:p>
    <w:p w14:paraId="31D253FF" w14:textId="3F4D141C" w:rsidR="0073760E" w:rsidRPr="00A25E32" w:rsidRDefault="0073760E" w:rsidP="005303FF">
      <w:pPr>
        <w:spacing w:line="360" w:lineRule="auto"/>
        <w:ind w:firstLine="709"/>
        <w:jc w:val="both"/>
        <w:rPr>
          <w:rFonts w:cs="Times New Roman"/>
        </w:rPr>
      </w:pPr>
      <w:r>
        <w:rPr>
          <w:rFonts w:cs="Times New Roman"/>
        </w:rPr>
        <w:t>Kolejny</w:t>
      </w:r>
      <w:r w:rsidR="00D81C06">
        <w:rPr>
          <w:rFonts w:cs="Times New Roman"/>
        </w:rPr>
        <w:t xml:space="preserve"> i ostatni</w:t>
      </w:r>
      <w:r>
        <w:rPr>
          <w:rFonts w:cs="Times New Roman"/>
        </w:rPr>
        <w:t xml:space="preserve"> rozdział zostanie zadedykowany bezpośredniej implementacji aplikacji</w:t>
      </w:r>
      <w:r w:rsidR="00D81C06">
        <w:rPr>
          <w:rFonts w:cs="Times New Roman"/>
        </w:rPr>
        <w:t xml:space="preserve">. </w:t>
      </w:r>
      <w:r>
        <w:rPr>
          <w:rFonts w:cs="Times New Roman"/>
        </w:rPr>
        <w:t xml:space="preserve">Rozdział rozpocznie się od projektowania bazy danych, w tym zostaną opisane wszystkie tabele bazy danych, przedstawiony diagram ER oraz opisane pojęcie </w:t>
      </w:r>
      <w:r w:rsidRPr="00E74A09">
        <w:rPr>
          <w:rFonts w:cs="Times New Roman"/>
          <w:i/>
          <w:iCs/>
        </w:rPr>
        <w:t>scaffolding</w:t>
      </w:r>
      <w:r w:rsidR="00D81C06">
        <w:rPr>
          <w:rFonts w:cs="Times New Roman"/>
          <w:i/>
          <w:iCs/>
        </w:rPr>
        <w:t xml:space="preserve"> </w:t>
      </w:r>
      <w:r w:rsidR="00D81C06">
        <w:rPr>
          <w:rFonts w:cs="Times New Roman"/>
        </w:rPr>
        <w:t>w kontekście narzędzia Entity Framework</w:t>
      </w:r>
      <w:r>
        <w:rPr>
          <w:rFonts w:cs="Times New Roman"/>
        </w:rPr>
        <w:t>. Następnym etapem będzie projektowanie i tworzenie REST API – na tym etapie zostaną przedstawione implementacje wzorców repozytoriów, serwisów i CQRS, a także zostanie przedstawiona implementacja uwierzytelniania i autentykacji w oparciu o JWT. Po czym zostaną przedstawione podstawowe fragmenty frontend’u aplikacji, w tym pojęcie i implementacja routing’u, podstrona profilu użytkownika, użycie Elasticsearch do wyszukiwania użytkowników według kryteriów, implementacja czatu z użyciem biblioteki SignalR</w:t>
      </w:r>
      <w:r>
        <w:rPr>
          <w:rFonts w:cs="Times New Roman"/>
          <w:lang w:val="uk-UA"/>
        </w:rPr>
        <w:t xml:space="preserve"> </w:t>
      </w:r>
      <w:r>
        <w:rPr>
          <w:rFonts w:cs="Times New Roman"/>
        </w:rPr>
        <w:t xml:space="preserve">oraz zarządzanie stanem aplikacji z użyciem NgRx. Poza tym, </w:t>
      </w:r>
      <w:r w:rsidR="00526538">
        <w:rPr>
          <w:rFonts w:cs="Times New Roman"/>
        </w:rPr>
        <w:t xml:space="preserve">tuż </w:t>
      </w:r>
      <w:r>
        <w:rPr>
          <w:rFonts w:cs="Times New Roman"/>
        </w:rPr>
        <w:t xml:space="preserve">przed końcem rozdziału zostanie przedstawiona implementacja algorytmu </w:t>
      </w:r>
      <w:r w:rsidRPr="00A25E32">
        <w:rPr>
          <w:rFonts w:cs="Times New Roman"/>
          <w:i/>
          <w:iCs/>
        </w:rPr>
        <w:t>Cosine Similarity</w:t>
      </w:r>
      <w:r>
        <w:rPr>
          <w:rFonts w:cs="Times New Roman"/>
        </w:rPr>
        <w:t xml:space="preserve"> w kontekście </w:t>
      </w:r>
      <w:r w:rsidR="00526538">
        <w:rPr>
          <w:rFonts w:cs="Times New Roman"/>
        </w:rPr>
        <w:t>dopasowania prawdopodobnych znajomych</w:t>
      </w:r>
      <w:r>
        <w:rPr>
          <w:rFonts w:cs="Times New Roman"/>
        </w:rPr>
        <w:t>. Na końcu rozdziału zaś zostan</w:t>
      </w:r>
      <w:r w:rsidR="00526538">
        <w:rPr>
          <w:rFonts w:cs="Times New Roman"/>
        </w:rPr>
        <w:t>ą</w:t>
      </w:r>
      <w:r>
        <w:rPr>
          <w:rFonts w:cs="Times New Roman"/>
        </w:rPr>
        <w:t xml:space="preserve"> </w:t>
      </w:r>
      <w:r w:rsidR="00526538">
        <w:rPr>
          <w:rFonts w:cs="Times New Roman"/>
        </w:rPr>
        <w:t>ukazane</w:t>
      </w:r>
      <w:r>
        <w:rPr>
          <w:rFonts w:cs="Times New Roman"/>
        </w:rPr>
        <w:t xml:space="preserve"> podstron</w:t>
      </w:r>
      <w:r w:rsidR="00526538">
        <w:rPr>
          <w:rFonts w:cs="Times New Roman"/>
        </w:rPr>
        <w:t>y</w:t>
      </w:r>
      <w:r>
        <w:rPr>
          <w:rFonts w:cs="Times New Roman"/>
        </w:rPr>
        <w:t xml:space="preserve"> frontend’u</w:t>
      </w:r>
      <w:r w:rsidR="00526538">
        <w:rPr>
          <w:rFonts w:cs="Times New Roman"/>
        </w:rPr>
        <w:t xml:space="preserve"> w ramach przedstawienia wyników pracy</w:t>
      </w:r>
      <w:r>
        <w:rPr>
          <w:rFonts w:cs="Times New Roman"/>
        </w:rPr>
        <w:t>.</w:t>
      </w:r>
    </w:p>
    <w:p w14:paraId="15EB611D" w14:textId="5A2EF31C" w:rsidR="0073760E" w:rsidRPr="0073760E" w:rsidRDefault="0073760E" w:rsidP="005303FF">
      <w:pPr>
        <w:spacing w:line="360" w:lineRule="auto"/>
        <w:ind w:firstLine="709"/>
        <w:jc w:val="both"/>
        <w:rPr>
          <w:rFonts w:cs="Times New Roman"/>
        </w:rPr>
      </w:pPr>
      <w:r>
        <w:rPr>
          <w:rFonts w:cs="Times New Roman"/>
        </w:rPr>
        <w:t>Podczas opracow</w:t>
      </w:r>
      <w:r w:rsidR="00526538">
        <w:rPr>
          <w:rFonts w:cs="Times New Roman"/>
        </w:rPr>
        <w:t>yw</w:t>
      </w:r>
      <w:r>
        <w:rPr>
          <w:rFonts w:cs="Times New Roman"/>
        </w:rPr>
        <w:t xml:space="preserve">ania projektu głównie wykorzystywane </w:t>
      </w:r>
      <w:r w:rsidR="00526538">
        <w:rPr>
          <w:rFonts w:cs="Times New Roman"/>
        </w:rPr>
        <w:t xml:space="preserve">były </w:t>
      </w:r>
      <w:r>
        <w:rPr>
          <w:rFonts w:cs="Times New Roman"/>
        </w:rPr>
        <w:t>materiały anglojęzyczne, w tym preferowanymi materiałami były artykuły internetowe</w:t>
      </w:r>
      <w:r w:rsidR="00526538">
        <w:rPr>
          <w:rFonts w:cs="Times New Roman"/>
        </w:rPr>
        <w:t xml:space="preserve"> i</w:t>
      </w:r>
      <w:r>
        <w:rPr>
          <w:rFonts w:cs="Times New Roman"/>
        </w:rPr>
        <w:t xml:space="preserve"> blogi. </w:t>
      </w:r>
      <w:r w:rsidR="008D3CDE">
        <w:rPr>
          <w:rFonts w:cs="Times New Roman"/>
        </w:rPr>
        <w:t>Z kolei p</w:t>
      </w:r>
      <w:r>
        <w:rPr>
          <w:rFonts w:cs="Times New Roman"/>
        </w:rPr>
        <w:t xml:space="preserve">odczas opracowywania teoretycznej części pracy, na przykład określania wymagań lub przygotowaniu informacji o dobrych praktykach projektowania REST API, głównym źródłem wiedzy były informacje zaczerpnięte z książek i dokumentów naukowych. Jednak podczas </w:t>
      </w:r>
      <w:r w:rsidR="008D3CDE">
        <w:rPr>
          <w:rFonts w:cs="Times New Roman"/>
        </w:rPr>
        <w:t>implementacji</w:t>
      </w:r>
      <w:r>
        <w:rPr>
          <w:rFonts w:cs="Times New Roman"/>
        </w:rPr>
        <w:t xml:space="preserve"> aplikacji za główne źródło wiedzy posłużyła oficjalna dokumentacja użytych technologii programistycznych.</w:t>
      </w:r>
      <w:bookmarkEnd w:id="4"/>
    </w:p>
    <w:p w14:paraId="7579FAB4" w14:textId="77777777" w:rsidR="0073760E" w:rsidRDefault="0073760E" w:rsidP="005303FF">
      <w:pPr>
        <w:widowControl/>
        <w:suppressAutoHyphens w:val="0"/>
        <w:jc w:val="both"/>
        <w:rPr>
          <w:rFonts w:eastAsia="Microsoft YaHei"/>
          <w:b/>
          <w:bCs/>
          <w:sz w:val="28"/>
          <w:szCs w:val="28"/>
        </w:rPr>
      </w:pPr>
      <w:r>
        <w:rPr>
          <w:sz w:val="28"/>
          <w:szCs w:val="28"/>
        </w:rPr>
        <w:br w:type="page"/>
      </w:r>
    </w:p>
    <w:p w14:paraId="3BC8841C" w14:textId="0DC1836A" w:rsidR="005A2E2B" w:rsidRDefault="005A2E2B" w:rsidP="00492A57">
      <w:pPr>
        <w:pStyle w:val="Nagwek1"/>
        <w:jc w:val="both"/>
        <w:rPr>
          <w:sz w:val="28"/>
          <w:szCs w:val="28"/>
        </w:rPr>
      </w:pPr>
      <w:bookmarkStart w:id="5" w:name="_Toc29673462"/>
      <w:r>
        <w:rPr>
          <w:sz w:val="28"/>
          <w:szCs w:val="28"/>
        </w:rPr>
        <w:lastRenderedPageBreak/>
        <w:t>1. Aplikacje internetowe</w:t>
      </w:r>
      <w:bookmarkEnd w:id="5"/>
    </w:p>
    <w:p w14:paraId="0CD9CC0E" w14:textId="3E2020C2" w:rsidR="005A2E2B" w:rsidRDefault="005A2E2B" w:rsidP="00492A57">
      <w:pPr>
        <w:pStyle w:val="Tekstpodstawowy"/>
        <w:spacing w:line="360" w:lineRule="auto"/>
        <w:ind w:firstLine="709"/>
        <w:jc w:val="both"/>
      </w:pPr>
      <w:r>
        <w:t>Aplikacje internetowe to rodzaj</w:t>
      </w:r>
      <w:r w:rsidR="00147528">
        <w:t xml:space="preserve"> wieloplatformowego</w:t>
      </w:r>
      <w:r>
        <w:t xml:space="preserve"> programu komputerowego opartego o architekturę klient-serwer działającego w przeglądarce</w:t>
      </w:r>
      <w:r>
        <w:rPr>
          <w:rStyle w:val="Odwoanieprzypisudolnego"/>
        </w:rPr>
        <w:footnoteReference w:id="1"/>
      </w:r>
      <w:r>
        <w:t>. W ramach tworzenia aplikacji internetowej nie może zabraknąć historii rozwoju tej wręcz branży. Właśnie w tym rozdziale zostanie przedstawione krótkie wprowadzenie do historii i całości idei aplikacji internetowych.</w:t>
      </w:r>
    </w:p>
    <w:p w14:paraId="1AE9549C" w14:textId="62AF6294" w:rsidR="005A2E2B" w:rsidRDefault="00147528" w:rsidP="00492A57">
      <w:pPr>
        <w:pStyle w:val="Nagwek1"/>
        <w:numPr>
          <w:ilvl w:val="1"/>
          <w:numId w:val="16"/>
        </w:numPr>
        <w:jc w:val="both"/>
      </w:pPr>
      <w:bookmarkStart w:id="6" w:name="_Toc29673463"/>
      <w:r>
        <w:t>Historia aplikacji internetowych</w:t>
      </w:r>
      <w:bookmarkEnd w:id="6"/>
    </w:p>
    <w:p w14:paraId="5F5279F7" w14:textId="295BEDF8" w:rsidR="0027719C" w:rsidRDefault="00492A57" w:rsidP="004414CA">
      <w:pPr>
        <w:pStyle w:val="Tekstpodstawowy"/>
        <w:spacing w:after="0" w:line="360" w:lineRule="auto"/>
        <w:ind w:firstLine="709"/>
        <w:jc w:val="both"/>
      </w:pPr>
      <w:r>
        <w:t xml:space="preserve">Początki aplikacji internetowych </w:t>
      </w:r>
      <w:r w:rsidR="007715F2">
        <w:t>znalazły</w:t>
      </w:r>
      <w:r>
        <w:t xml:space="preserve"> swe korzenie w latach 90 ubiegłego wieku. Pierwszym zalążkiem interaktywnych aplikacji internetowych były statyczne strony internetowe utworzone z wykorzystaniem HTML </w:t>
      </w:r>
      <w:r w:rsidR="00AF3B11">
        <w:t>w postaci dokumentów tekstowych</w:t>
      </w:r>
      <w:r w:rsidR="007352FC">
        <w:t xml:space="preserve"> dostarczające minimalistyczne efekty interaktywne wymagające ciągłego pobierania z serwera widoku</w:t>
      </w:r>
      <w:r w:rsidR="0027719C">
        <w:t xml:space="preserve"> przy zmianie danych wejściowych</w:t>
      </w:r>
      <w:r w:rsidR="007352FC">
        <w:t>.</w:t>
      </w:r>
      <w:r w:rsidR="004414CA">
        <w:t xml:space="preserve"> Jednak r</w:t>
      </w:r>
      <w:r w:rsidR="0027719C">
        <w:t>ok 1995 zmienił wszystko, ponieważ firma</w:t>
      </w:r>
      <w:r w:rsidR="0027719C" w:rsidRPr="0027719C">
        <w:t> Netscape Communications </w:t>
      </w:r>
      <w:r w:rsidR="0027719C">
        <w:t xml:space="preserve">przedstawiła Javascript – język skryptowy </w:t>
      </w:r>
      <w:proofErr w:type="gramStart"/>
      <w:r w:rsidR="0027719C">
        <w:t>zadaniem</w:t>
      </w:r>
      <w:proofErr w:type="gramEnd"/>
      <w:r w:rsidR="0027719C">
        <w:t xml:space="preserve"> którego było urozmaicenie interakcji między użytkownikiem a przeglądarką poprzez umożliwienie tworzenia dynamicznych komponentów interfejsu użytkownika. Korzystanie z języka także usprawniło szybkość działania aplikacji, ponieważ znikała potrzeba pobierania</w:t>
      </w:r>
      <w:r w:rsidR="007715F2" w:rsidRPr="007715F2">
        <w:t xml:space="preserve"> </w:t>
      </w:r>
      <w:r w:rsidR="007715F2">
        <w:t>widoku</w:t>
      </w:r>
      <w:r w:rsidR="0027719C">
        <w:t xml:space="preserve"> z serwera przy wprowadzaniu nowych danych. W krótkim czasie Javascript </w:t>
      </w:r>
      <w:r w:rsidR="007715F2">
        <w:t>wraz</w:t>
      </w:r>
      <w:r w:rsidR="0027719C">
        <w:t xml:space="preserve"> z HTML i CSS stał się najczęściej używaną technologią do tworzenia aplikacji internetowych</w:t>
      </w:r>
      <w:r w:rsidR="001D2197">
        <w:t>.</w:t>
      </w:r>
      <w:r w:rsidR="00203199">
        <w:rPr>
          <w:rStyle w:val="Odwoanieprzypisudolnego"/>
        </w:rPr>
        <w:footnoteReference w:id="2"/>
      </w:r>
    </w:p>
    <w:p w14:paraId="593EC7D9" w14:textId="3E28DFC7" w:rsidR="00203199" w:rsidRDefault="00203199" w:rsidP="009D1E1B">
      <w:pPr>
        <w:pStyle w:val="Tekstpodstawowy"/>
        <w:spacing w:after="0" w:line="360" w:lineRule="auto"/>
        <w:ind w:firstLine="709"/>
        <w:jc w:val="both"/>
      </w:pPr>
      <w:r>
        <w:t>W roku 1996 firma Macromedia</w:t>
      </w:r>
      <w:r w:rsidR="001D2197">
        <w:rPr>
          <w:rStyle w:val="Odwoanieprzypisudolnego"/>
        </w:rPr>
        <w:footnoteReference w:id="3"/>
      </w:r>
      <w:r>
        <w:t xml:space="preserve"> wydała pierwszą wersję platformy Adobe Flash wykorzystywanej do tworzenia animacji, interaktywnych stron internetowych </w:t>
      </w:r>
      <w:r w:rsidR="007715F2">
        <w:t>oraz</w:t>
      </w:r>
      <w:r>
        <w:t xml:space="preserve"> różnych typów aplikacji. </w:t>
      </w:r>
      <w:r w:rsidR="00CC2E70">
        <w:t xml:space="preserve">W kontekście </w:t>
      </w:r>
      <w:r w:rsidR="007715F2">
        <w:t>i</w:t>
      </w:r>
      <w:r w:rsidR="00CC2E70">
        <w:t>nternetu</w:t>
      </w:r>
      <w:r w:rsidR="007715F2">
        <w:t>,</w:t>
      </w:r>
      <w:r w:rsidR="00CC2E70">
        <w:t xml:space="preserve"> Flash był bardzo popularnym narzędziem w latach 2000, ponieważ</w:t>
      </w:r>
      <w:r w:rsidR="007715F2">
        <w:t xml:space="preserve"> wykorzystywano go</w:t>
      </w:r>
      <w:r w:rsidR="00CC2E70">
        <w:t xml:space="preserve"> praktycznie </w:t>
      </w:r>
      <w:r w:rsidR="007715F2">
        <w:t>na</w:t>
      </w:r>
      <w:r w:rsidR="00CC2E70">
        <w:t xml:space="preserve"> każdej interaktywnej stron</w:t>
      </w:r>
      <w:r w:rsidR="007715F2">
        <w:t>ie</w:t>
      </w:r>
      <w:r w:rsidR="00CC2E70">
        <w:t xml:space="preserve"> internetowej, gr</w:t>
      </w:r>
      <w:r w:rsidR="007715F2">
        <w:t>ze</w:t>
      </w:r>
      <w:r w:rsidR="00CC2E70">
        <w:t xml:space="preserve"> online, film</w:t>
      </w:r>
      <w:r w:rsidR="007715F2">
        <w:t>ie</w:t>
      </w:r>
      <w:r w:rsidR="00CC2E70">
        <w:t xml:space="preserve"> lub audi</w:t>
      </w:r>
      <w:r w:rsidR="007715F2">
        <w:t>o</w:t>
      </w:r>
      <w:r w:rsidR="00CC2E70">
        <w:t>. Obecnie Flash jest technologią</w:t>
      </w:r>
      <w:r w:rsidR="007715F2">
        <w:t xml:space="preserve"> odchodzącą w zapomnienie</w:t>
      </w:r>
      <w:r w:rsidR="00CC2E70">
        <w:t xml:space="preserve">, a </w:t>
      </w:r>
      <w:r w:rsidR="007715F2">
        <w:t xml:space="preserve">programiści </w:t>
      </w:r>
      <w:r w:rsidR="00CC2E70">
        <w:t xml:space="preserve">aplikacji preferują użycie HTML5, dlatego też na końcu 2020 roku </w:t>
      </w:r>
      <w:r w:rsidR="00912F9D">
        <w:t xml:space="preserve">Flash </w:t>
      </w:r>
      <w:r w:rsidR="007715F2">
        <w:t xml:space="preserve">ma </w:t>
      </w:r>
      <w:r w:rsidR="00912F9D">
        <w:t>zakończy</w:t>
      </w:r>
      <w:r w:rsidR="007715F2">
        <w:t>ć</w:t>
      </w:r>
      <w:r w:rsidR="00912F9D">
        <w:t xml:space="preserve"> swój żywot</w:t>
      </w:r>
      <w:r w:rsidR="001D2197">
        <w:t>.</w:t>
      </w:r>
      <w:r w:rsidR="00912F9D">
        <w:rPr>
          <w:rStyle w:val="Odwoanieprzypisudolnego"/>
        </w:rPr>
        <w:footnoteReference w:id="4"/>
      </w:r>
    </w:p>
    <w:p w14:paraId="0F77F557" w14:textId="7EC48174" w:rsidR="005A2E2B" w:rsidRDefault="00912F9D" w:rsidP="009D1E1B">
      <w:pPr>
        <w:pStyle w:val="Tekstpodstawowy"/>
        <w:spacing w:after="0" w:line="360" w:lineRule="auto"/>
        <w:ind w:firstLine="709"/>
        <w:jc w:val="both"/>
      </w:pPr>
      <w:r>
        <w:t>Następnymi ważnymi etapami historii</w:t>
      </w:r>
      <w:r w:rsidR="003058C3">
        <w:t xml:space="preserve"> rozwoju</w:t>
      </w:r>
      <w:r>
        <w:t xml:space="preserve"> aplikacji internetowych były lata 1999 i 2005. W 1999 po wydaniu nowej wersji serwletów</w:t>
      </w:r>
      <w:r w:rsidR="007715F2">
        <w:t xml:space="preserve"> Java</w:t>
      </w:r>
      <w:r>
        <w:t xml:space="preserve"> po raz pierwszy do </w:t>
      </w:r>
      <w:r w:rsidR="007715F2">
        <w:t xml:space="preserve">tego </w:t>
      </w:r>
      <w:r>
        <w:t xml:space="preserve">języka zostało wprowadzone pojęcie aplikacji internetowej lub </w:t>
      </w:r>
      <w:r w:rsidRPr="00912F9D">
        <w:rPr>
          <w:i/>
          <w:iCs/>
        </w:rPr>
        <w:t>web app</w:t>
      </w:r>
      <w:r>
        <w:t>, zaś w 2005 roku światu okazał</w:t>
      </w:r>
      <w:r w:rsidR="00C037CE">
        <w:t>a</w:t>
      </w:r>
      <w:r>
        <w:t xml:space="preserve"> się </w:t>
      </w:r>
      <w:r w:rsidR="00C037CE">
        <w:t>tech</w:t>
      </w:r>
      <w:r w:rsidR="00513180">
        <w:t>nika</w:t>
      </w:r>
      <w:r w:rsidR="00C037CE">
        <w:t xml:space="preserve"> AJAX</w:t>
      </w:r>
      <w:r w:rsidR="00513180">
        <w:t xml:space="preserve"> </w:t>
      </w:r>
      <w:r w:rsidR="00C037CE">
        <w:t xml:space="preserve">(od ang. </w:t>
      </w:r>
      <w:r w:rsidR="00C037CE" w:rsidRPr="007715F2">
        <w:rPr>
          <w:i/>
          <w:iCs/>
        </w:rPr>
        <w:t>Asynchronous JavaScript + XML</w:t>
      </w:r>
      <w:r w:rsidR="00C037CE">
        <w:t>)</w:t>
      </w:r>
      <w:r w:rsidR="007715F2">
        <w:t>,</w:t>
      </w:r>
      <w:r w:rsidR="00C037CE">
        <w:t xml:space="preserve"> </w:t>
      </w:r>
      <w:r w:rsidR="00513180">
        <w:t xml:space="preserve">wykorzystywana </w:t>
      </w:r>
      <w:r w:rsidR="003058C3">
        <w:t xml:space="preserve">do tworzenia </w:t>
      </w:r>
      <w:r w:rsidR="003058C3">
        <w:lastRenderedPageBreak/>
        <w:t>asynchronicznych aplikacji internetowych, czyli takich, które nie wymagają ciągłego pobierania widoków z serwera po żądaniu</w:t>
      </w:r>
      <w:r w:rsidR="007715F2">
        <w:t xml:space="preserve"> lub wprowadzaniu</w:t>
      </w:r>
      <w:r w:rsidR="003058C3">
        <w:t xml:space="preserve"> nowych danych</w:t>
      </w:r>
      <w:r w:rsidR="001D2197">
        <w:t>.</w:t>
      </w:r>
      <w:r w:rsidR="003058C3">
        <w:rPr>
          <w:rStyle w:val="Odwoanieprzypisudolnego"/>
        </w:rPr>
        <w:footnoteReference w:id="5"/>
      </w:r>
    </w:p>
    <w:p w14:paraId="6A02FFD4" w14:textId="56F03805" w:rsidR="009D1E1B" w:rsidRDefault="007715F2" w:rsidP="009D1E1B">
      <w:pPr>
        <w:pStyle w:val="Tekstpodstawowy"/>
        <w:spacing w:after="0" w:line="360" w:lineRule="auto"/>
        <w:ind w:firstLine="709"/>
        <w:jc w:val="both"/>
      </w:pPr>
      <w:r>
        <w:t>Mimo że j</w:t>
      </w:r>
      <w:r w:rsidR="001E234C">
        <w:t>uż w latach 2000 programiści mogli tworzyć</w:t>
      </w:r>
      <w:r>
        <w:t xml:space="preserve"> dość</w:t>
      </w:r>
      <w:r w:rsidR="001E234C">
        <w:t xml:space="preserve"> ciekawe rozwiązania korzystając z istniejących technologii</w:t>
      </w:r>
      <w:r>
        <w:t xml:space="preserve"> programistycznych, niestety </w:t>
      </w:r>
      <w:r w:rsidR="001E234C">
        <w:t>proce</w:t>
      </w:r>
      <w:r>
        <w:t>s</w:t>
      </w:r>
      <w:r w:rsidR="001E234C">
        <w:t xml:space="preserve"> ten nie należał do najłatwiejszych. </w:t>
      </w:r>
      <w:r w:rsidR="00270DCD">
        <w:t>W czerwcu 2004 roku firmy The Mozilla Foundation</w:t>
      </w:r>
      <w:r w:rsidR="001D2197">
        <w:rPr>
          <w:rStyle w:val="Odwoanieprzypisudolnego"/>
        </w:rPr>
        <w:footnoteReference w:id="6"/>
      </w:r>
      <w:r w:rsidR="00270DCD">
        <w:t xml:space="preserve"> i Opera Software</w:t>
      </w:r>
      <w:r w:rsidR="001D2197">
        <w:rPr>
          <w:rStyle w:val="Odwoanieprzypisudolnego"/>
        </w:rPr>
        <w:footnoteReference w:id="7"/>
      </w:r>
      <w:r w:rsidR="00270DCD">
        <w:t xml:space="preserve"> opracowały i przedstawiły organizacji W3C</w:t>
      </w:r>
      <w:r w:rsidR="001D2197">
        <w:rPr>
          <w:rStyle w:val="Odwoanieprzypisudolnego"/>
        </w:rPr>
        <w:footnoteReference w:id="8"/>
      </w:r>
      <w:r w:rsidR="00270DCD">
        <w:t xml:space="preserve"> dokument dotyczący aplikacji internetowych jako całości</w:t>
      </w:r>
      <w:r w:rsidR="00B722CB">
        <w:t xml:space="preserve">, </w:t>
      </w:r>
      <w:r>
        <w:t>na przykład</w:t>
      </w:r>
      <w:r w:rsidR="00B722CB">
        <w:t xml:space="preserve"> poruszone w nim zostały tematy dotyczące </w:t>
      </w:r>
      <w:r w:rsidR="00270DCD">
        <w:t>tworz</w:t>
      </w:r>
      <w:r w:rsidR="00B722CB">
        <w:t>enia</w:t>
      </w:r>
      <w:r w:rsidR="00270DCD">
        <w:t xml:space="preserve">, </w:t>
      </w:r>
      <w:r w:rsidR="00B722CB">
        <w:t>technologii programistycznych</w:t>
      </w:r>
      <w:r>
        <w:t xml:space="preserve"> lub</w:t>
      </w:r>
      <w:r w:rsidR="00B722CB">
        <w:t xml:space="preserve"> informacje o kompatybilności wstecznej. Także w tym dokumencie został przedstawiony projekt specyfikacji</w:t>
      </w:r>
      <w:r w:rsidR="00FB2E95">
        <w:t xml:space="preserve"> standardu</w:t>
      </w:r>
      <w:r w:rsidR="00B722CB">
        <w:t xml:space="preserve"> Web Forms</w:t>
      </w:r>
      <w:r w:rsidR="00FB2E95">
        <w:t xml:space="preserve"> jako </w:t>
      </w:r>
      <w:proofErr w:type="gramStart"/>
      <w:r w:rsidR="00FB2E95">
        <w:t>kierunku</w:t>
      </w:r>
      <w:proofErr w:type="gramEnd"/>
      <w:r w:rsidR="00FB2E95">
        <w:t xml:space="preserve"> w którym należy </w:t>
      </w:r>
      <w:r w:rsidR="006B5C60">
        <w:t>rozwijać aplikacje internetowe</w:t>
      </w:r>
      <w:r w:rsidR="00FB2E95">
        <w:t xml:space="preserve">. </w:t>
      </w:r>
      <w:r w:rsidR="006B5C60">
        <w:t>D</w:t>
      </w:r>
      <w:r w:rsidR="00FB2E95">
        <w:t xml:space="preserve">okument </w:t>
      </w:r>
      <w:r w:rsidR="006B5C60">
        <w:t xml:space="preserve">ten jednak </w:t>
      </w:r>
      <w:r w:rsidR="00FB2E95">
        <w:t xml:space="preserve">nie cieszył się </w:t>
      </w:r>
      <w:r w:rsidR="006B5C60">
        <w:t xml:space="preserve">zbytnim </w:t>
      </w:r>
      <w:r w:rsidR="00FB2E95">
        <w:t>poparciem przez organizację W3C, która stawiała na rozwój rozwiązań XML. Z czasem jednak została powołana organizacja WHATWG (od ang.</w:t>
      </w:r>
      <w:r w:rsidR="00FB2E95" w:rsidRPr="00FB2E95">
        <w:t xml:space="preserve"> </w:t>
      </w:r>
      <w:r w:rsidR="00FB2E95" w:rsidRPr="006B5C60">
        <w:rPr>
          <w:i/>
          <w:iCs/>
        </w:rPr>
        <w:t>Web Hypertext Application Technology Working Group</w:t>
      </w:r>
      <w:r w:rsidR="00FB2E95">
        <w:t>)</w:t>
      </w:r>
      <w:r w:rsidR="001D2197">
        <w:rPr>
          <w:rStyle w:val="Odwoanieprzypisudolnego"/>
        </w:rPr>
        <w:footnoteReference w:id="9"/>
      </w:r>
      <w:r w:rsidR="00FB2E95">
        <w:t xml:space="preserve"> zrzeszająca programistów z firm Opera, Apple i Mozilla, która zaproponowała całościowy standard aplikacji internetowy</w:t>
      </w:r>
      <w:r w:rsidR="001C756B">
        <w:t>ch</w:t>
      </w:r>
      <w:r w:rsidR="00FB2E95">
        <w:t xml:space="preserve">, który z czasem został połączony ze standardem Web Forms, a nazwę całości zmieniono </w:t>
      </w:r>
      <w:r w:rsidR="006B5C60">
        <w:t>w</w:t>
      </w:r>
      <w:r w:rsidR="00FB2E95">
        <w:t xml:space="preserve"> HTML5</w:t>
      </w:r>
      <w:r w:rsidR="00FB2E95">
        <w:rPr>
          <w:rStyle w:val="Odwoanieprzypisudolnego"/>
        </w:rPr>
        <w:footnoteReference w:id="10"/>
      </w:r>
      <w:r w:rsidR="00FB2E95">
        <w:t>.</w:t>
      </w:r>
      <w:r w:rsidR="001C756B">
        <w:t xml:space="preserve"> Już w 2008 roku mimo nieukończenia prac nad standardem niektóre funkcjonalności HTML5 zostały zaimplementowane do przeglądarek. Po czym w 2009 roku organizacja W3C postawiła na rozwój HTML5 zamiast XHTML 2.0</w:t>
      </w:r>
      <w:r w:rsidR="006B5C60">
        <w:t>.</w:t>
      </w:r>
      <w:r w:rsidR="001C756B">
        <w:t xml:space="preserve"> </w:t>
      </w:r>
      <w:r w:rsidR="006B5C60">
        <w:t>W</w:t>
      </w:r>
      <w:r w:rsidR="001C756B">
        <w:t xml:space="preserve"> związku z </w:t>
      </w:r>
      <w:r w:rsidR="006B5C60">
        <w:t>tym</w:t>
      </w:r>
      <w:r w:rsidR="001C756B">
        <w:t xml:space="preserve"> od tamtego czasu organizacja</w:t>
      </w:r>
      <w:r w:rsidR="006B5C60">
        <w:t xml:space="preserve"> W3C</w:t>
      </w:r>
      <w:r w:rsidR="001C756B">
        <w:t xml:space="preserve"> rozwijała standard HTML5 z WHATWG, a 28 października 2014 roku HTML5 osiągnął status rekomendacji przez W3C</w:t>
      </w:r>
      <w:r w:rsidR="001D2197">
        <w:t>.</w:t>
      </w:r>
      <w:r w:rsidR="001C756B">
        <w:rPr>
          <w:rStyle w:val="Odwoanieprzypisudolnego"/>
        </w:rPr>
        <w:footnoteReference w:id="11"/>
      </w:r>
    </w:p>
    <w:p w14:paraId="75931CE3" w14:textId="3CCA8820" w:rsidR="003D312E" w:rsidRDefault="009D1E1B" w:rsidP="003D312E">
      <w:pPr>
        <w:pStyle w:val="Tekstpodstawowy"/>
        <w:spacing w:after="0" w:line="360" w:lineRule="auto"/>
        <w:ind w:firstLine="709"/>
        <w:jc w:val="both"/>
      </w:pPr>
      <w:r>
        <w:t>Ostatni, ale nie mniej ważn</w:t>
      </w:r>
      <w:r w:rsidR="001D2197">
        <w:t>y</w:t>
      </w:r>
      <w:r>
        <w:t xml:space="preserve"> etap rozwoju aplikacji internetowych przypadł na 2015 rok</w:t>
      </w:r>
      <w:r w:rsidR="001D2197">
        <w:t>,</w:t>
      </w:r>
      <w:r>
        <w:t xml:space="preserve"> kiedy to inżynier pracujący nad przeglądarką Google Chrome Alex Russel opisał progresywne aplikacje internetowe (PWA, od ang. </w:t>
      </w:r>
      <w:r w:rsidRPr="009D1E1B">
        <w:rPr>
          <w:i/>
          <w:iCs/>
        </w:rPr>
        <w:t>Progressive Web Applications</w:t>
      </w:r>
      <w:r>
        <w:t xml:space="preserve">) w kontekście funkcjonalności wspieranych przez nowe wersje przeglądarek, na przykład </w:t>
      </w:r>
      <w:r w:rsidRPr="009D1E1B">
        <w:rPr>
          <w:i/>
          <w:iCs/>
        </w:rPr>
        <w:t>service workers</w:t>
      </w:r>
      <w:r>
        <w:t xml:space="preserve"> </w:t>
      </w:r>
      <w:proofErr w:type="gramStart"/>
      <w:r>
        <w:t xml:space="preserve">i  </w:t>
      </w:r>
      <w:r w:rsidRPr="009D1E1B">
        <w:rPr>
          <w:i/>
          <w:iCs/>
        </w:rPr>
        <w:t>web</w:t>
      </w:r>
      <w:proofErr w:type="gramEnd"/>
      <w:r w:rsidRPr="009D1E1B">
        <w:rPr>
          <w:i/>
          <w:iCs/>
        </w:rPr>
        <w:t xml:space="preserve"> app manifests</w:t>
      </w:r>
      <w:r>
        <w:t xml:space="preserve">. Progresywne aplikacje internetowe to typ aplikacji </w:t>
      </w:r>
      <w:r w:rsidR="00402950">
        <w:t>internetowej utworzony z użyciem tradycyjnych technologii HTML, CSS i JavaScript, który poprzez zasady działania przypomina natywne aplikacje mobilne, ponieważ aplikacje</w:t>
      </w:r>
      <w:r w:rsidR="001D2197">
        <w:t xml:space="preserve"> te</w:t>
      </w:r>
      <w:r w:rsidR="00402950">
        <w:t xml:space="preserve"> mogą działać bez połączenia z siecią</w:t>
      </w:r>
      <w:r w:rsidR="001D2197">
        <w:t xml:space="preserve"> internet</w:t>
      </w:r>
      <w:r w:rsidR="00402950">
        <w:t xml:space="preserve">, obsługiwać powiadomienia i otrzymywać dostęp do urządzeń w </w:t>
      </w:r>
      <w:r w:rsidR="001D2197">
        <w:t xml:space="preserve">smartfonie. </w:t>
      </w:r>
      <w:r w:rsidR="00402950">
        <w:t xml:space="preserve">Po wspomnianym wcześniej wystąpieniu przez Alex’a Russel’a firma Google zaczęła aktywnie promować tworzenie aplikacji PWA dla systemu operacyjnego Android, a tuż w 2017 roku </w:t>
      </w:r>
      <w:r w:rsidR="001D2197">
        <w:t xml:space="preserve">do </w:t>
      </w:r>
      <w:r w:rsidR="001D2197">
        <w:lastRenderedPageBreak/>
        <w:t>przeglądarki Safari</w:t>
      </w:r>
      <w:r w:rsidR="001D2197">
        <w:t xml:space="preserve"> </w:t>
      </w:r>
      <w:r w:rsidR="00402950">
        <w:t xml:space="preserve">zostało wprowadzone wsparcie </w:t>
      </w:r>
      <w:r w:rsidR="00402950" w:rsidRPr="00402950">
        <w:rPr>
          <w:i/>
          <w:iCs/>
        </w:rPr>
        <w:t>service workers</w:t>
      </w:r>
      <w:r w:rsidR="0053096E">
        <w:t xml:space="preserve"> – o</w:t>
      </w:r>
      <w:r w:rsidR="00402950">
        <w:t>znaczało</w:t>
      </w:r>
      <w:r w:rsidR="0053096E">
        <w:t xml:space="preserve"> to</w:t>
      </w:r>
      <w:r w:rsidR="00402950">
        <w:t>, że dwa najpopularniejsze systemy operacyjne wspierały PWA</w:t>
      </w:r>
      <w:r w:rsidR="004414CA">
        <w:rPr>
          <w:rStyle w:val="Odwoanieprzypisudolnego"/>
        </w:rPr>
        <w:footnoteReference w:id="12"/>
      </w:r>
      <w:r w:rsidR="00402950">
        <w:t>.</w:t>
      </w:r>
      <w:r w:rsidR="004414CA">
        <w:t xml:space="preserve"> Przykładową progresywną aplikacją internetową jest Twitter Lite</w:t>
      </w:r>
      <w:r w:rsidR="004414CA">
        <w:rPr>
          <w:rStyle w:val="Odwoanieprzypisudolnego"/>
        </w:rPr>
        <w:footnoteReference w:id="13"/>
      </w:r>
      <w:r w:rsidR="004414CA">
        <w:t xml:space="preserve"> – ta aplikacja jest przeznaczona przede wszystkim dla użytkowników z wolnym połączeniem internetowym, a rozmiar aplikacji nie przekracza 1</w:t>
      </w:r>
      <w:r w:rsidR="0053096E">
        <w:t xml:space="preserve"> </w:t>
      </w:r>
      <w:r w:rsidR="004414CA">
        <w:t>MB.</w:t>
      </w:r>
    </w:p>
    <w:p w14:paraId="7BF3356A" w14:textId="7E541FA8" w:rsidR="005D25D1" w:rsidRDefault="005D25D1" w:rsidP="005D25D1">
      <w:pPr>
        <w:pStyle w:val="Nagwek1"/>
      </w:pPr>
      <w:bookmarkStart w:id="8" w:name="_Toc29673464"/>
      <w:r>
        <w:t>1.2. Podejścia do tworzenia aplikacji internetowych</w:t>
      </w:r>
      <w:bookmarkEnd w:id="8"/>
    </w:p>
    <w:p w14:paraId="66518B3E" w14:textId="79F6DA29" w:rsidR="0019318F" w:rsidRDefault="00D72913" w:rsidP="001B6BAC">
      <w:pPr>
        <w:pStyle w:val="Tekstpodstawowy"/>
        <w:spacing w:after="0" w:line="360" w:lineRule="auto"/>
        <w:ind w:firstLine="709"/>
        <w:jc w:val="both"/>
      </w:pPr>
      <w:r>
        <w:t>Charakterystykę podejść do tworzenia aplikacji internetowych warto zacząć od ziarenka, które przyczyniło się do powstania aplikacji internetowych, czyli aplikacji natywnych. Aplikacja natywna to rodzaj programu komputerowego instalowanego na jednym systemie operacyjnym, którego główną jak wadą tak i zaletą jest dostęp do zasobów komputerowych użytkownika oraz zależność od jednego systemu operacyjnego</w:t>
      </w:r>
      <w:r w:rsidR="0053096E">
        <w:t>,</w:t>
      </w:r>
      <w:r w:rsidR="008C0F31">
        <w:t xml:space="preserve"> co sprawia, że najczęściej aplikacja natywna ma być wydajniejsza od rozwiązań webowych</w:t>
      </w:r>
      <w:r>
        <w:t xml:space="preserve">. Właśnie po </w:t>
      </w:r>
      <w:proofErr w:type="gramStart"/>
      <w:r>
        <w:t>to</w:t>
      </w:r>
      <w:proofErr w:type="gramEnd"/>
      <w:r>
        <w:t xml:space="preserve"> aby</w:t>
      </w:r>
      <w:r w:rsidR="008C0F31">
        <w:t xml:space="preserve"> w niektórych </w:t>
      </w:r>
      <w:r w:rsidR="0053096E">
        <w:t>przy</w:t>
      </w:r>
      <w:r w:rsidR="008C0F31">
        <w:t>padkach</w:t>
      </w:r>
      <w:r>
        <w:t xml:space="preserve"> likwidować lub minimalizować wpływ ograniczeń wywieranych przez aplikacje natywne</w:t>
      </w:r>
      <w:r w:rsidR="0053096E">
        <w:t xml:space="preserve"> częściej</w:t>
      </w:r>
      <w:r>
        <w:t xml:space="preserve"> zaczęto tworzyć aplikacje internetowe</w:t>
      </w:r>
      <w:r w:rsidR="003D312E">
        <w:t>.</w:t>
      </w:r>
    </w:p>
    <w:p w14:paraId="7C4F7F11" w14:textId="1FEA57A3" w:rsidR="005D25D1" w:rsidRDefault="00D72913" w:rsidP="001B6BAC">
      <w:pPr>
        <w:pStyle w:val="Tekstpodstawowy"/>
        <w:spacing w:after="0" w:line="360" w:lineRule="auto"/>
        <w:ind w:firstLine="709"/>
        <w:jc w:val="both"/>
      </w:pPr>
      <w:r>
        <w:t>Obecnie istnieje kilka podejść do tworzenia aplikacji internetowych.</w:t>
      </w:r>
      <w:r w:rsidR="003D312E">
        <w:t xml:space="preserve"> Jednym z nich</w:t>
      </w:r>
      <w:r w:rsidR="0053096E">
        <w:t xml:space="preserve"> są aplikacje wielostronicowe albo tak zwane</w:t>
      </w:r>
      <w:r w:rsidR="003D312E">
        <w:t xml:space="preserve"> MPA</w:t>
      </w:r>
      <w:r w:rsidR="0053096E">
        <w:t xml:space="preserve"> (od ang. </w:t>
      </w:r>
      <w:r w:rsidR="0053096E" w:rsidRPr="008C0F31">
        <w:rPr>
          <w:i/>
          <w:iCs/>
        </w:rPr>
        <w:t>Multi Page Application</w:t>
      </w:r>
      <w:r w:rsidR="0053096E">
        <w:t>)</w:t>
      </w:r>
      <w:r w:rsidR="003D312E">
        <w:t xml:space="preserve"> – jest to tak zwany konwencjonalny typ aplikacji internetowych działający na zasadzie </w:t>
      </w:r>
      <w:r w:rsidR="008C0F31">
        <w:t xml:space="preserve">architektury </w:t>
      </w:r>
      <w:r w:rsidR="008C0F31" w:rsidRPr="008C0F31">
        <w:rPr>
          <w:i/>
          <w:iCs/>
        </w:rPr>
        <w:t>server-centeric</w:t>
      </w:r>
      <w:r w:rsidR="003D312E">
        <w:t xml:space="preserve">. </w:t>
      </w:r>
      <w:r w:rsidR="00C9783B">
        <w:t>Tradycyjne d</w:t>
      </w:r>
      <w:r w:rsidR="003D312E">
        <w:t>ziałanie MPA polega na wysyłaniu żądań o</w:t>
      </w:r>
      <w:r w:rsidR="008C0F31">
        <w:t xml:space="preserve"> </w:t>
      </w:r>
      <w:r w:rsidR="00C9783B">
        <w:t>widoki HTML</w:t>
      </w:r>
      <w:r w:rsidR="008C0F31">
        <w:t xml:space="preserve"> do serwera w celu dopełnienia strony o nowe dane</w:t>
      </w:r>
      <w:r w:rsidR="00C9783B">
        <w:t>. Właśnie to jest jedna z główniejszych wad aplikacji wielostronicowych, ponieważ nawet zatwierdzanie formy</w:t>
      </w:r>
      <w:r w:rsidR="0053096E">
        <w:t>,</w:t>
      </w:r>
      <w:r w:rsidR="00C9783B">
        <w:t xml:space="preserve"> oprócz wysłani</w:t>
      </w:r>
      <w:r w:rsidR="0053096E">
        <w:t>a</w:t>
      </w:r>
      <w:r w:rsidR="00C9783B">
        <w:t xml:space="preserve"> zapytania </w:t>
      </w:r>
      <w:r w:rsidR="0053096E">
        <w:t xml:space="preserve">HTTP, </w:t>
      </w:r>
      <w:r w:rsidR="0053096E">
        <w:t>skutkuje</w:t>
      </w:r>
      <w:r w:rsidR="00C9783B">
        <w:t xml:space="preserve"> odświeżeniem strony </w:t>
      </w:r>
      <w:r w:rsidR="0053096E">
        <w:t>oraz</w:t>
      </w:r>
      <w:r w:rsidR="00C9783B">
        <w:t xml:space="preserve"> ponownym pobraniem widoku z serwera. Poza tym</w:t>
      </w:r>
      <w:r>
        <w:t xml:space="preserve"> </w:t>
      </w:r>
      <w:r w:rsidR="0053096E">
        <w:t xml:space="preserve">tutaj </w:t>
      </w:r>
      <w:r>
        <w:t>w grę wchodzi</w:t>
      </w:r>
      <w:r w:rsidR="001B6BAC">
        <w:t xml:space="preserve"> problematyczne</w:t>
      </w:r>
      <w:r>
        <w:t xml:space="preserve"> zarządzanie stanem aplikacji.</w:t>
      </w:r>
    </w:p>
    <w:p w14:paraId="21CC0D37" w14:textId="6EA5FDA5" w:rsidR="0019318F" w:rsidRDefault="001B6BAC" w:rsidP="0019318F">
      <w:pPr>
        <w:pStyle w:val="Tekstpodstawowy"/>
        <w:spacing w:after="0" w:line="360" w:lineRule="auto"/>
        <w:ind w:firstLine="709"/>
        <w:jc w:val="both"/>
      </w:pPr>
      <w:r>
        <w:t xml:space="preserve">Zatem </w:t>
      </w:r>
      <w:r w:rsidR="00C43A1C">
        <w:t>w celu zminimalizowania ograniczeń wynikających z aplikacji wielostronicowych postawiono na opracowanie typu aplikacji jednostronicowych</w:t>
      </w:r>
      <w:r w:rsidR="004E113E">
        <w:t xml:space="preserve"> lub SPA (od ang. </w:t>
      </w:r>
      <w:r w:rsidR="004E113E" w:rsidRPr="001B6BAC">
        <w:rPr>
          <w:i/>
          <w:iCs/>
        </w:rPr>
        <w:t>Single Page Application</w:t>
      </w:r>
      <w:r w:rsidR="004E113E">
        <w:t>)</w:t>
      </w:r>
      <w:r w:rsidR="00C43A1C">
        <w:t xml:space="preserve">. </w:t>
      </w:r>
      <w:r w:rsidR="004E113E">
        <w:t>Aplikacje jednostronicowe</w:t>
      </w:r>
      <w:r w:rsidR="0053096E">
        <w:t>,</w:t>
      </w:r>
      <w:r w:rsidR="004E113E">
        <w:t xml:space="preserve"> jak wskazuje nazwa</w:t>
      </w:r>
      <w:r w:rsidR="0053096E">
        <w:t>,</w:t>
      </w:r>
      <w:r w:rsidR="004E113E">
        <w:t xml:space="preserve"> składają się </w:t>
      </w:r>
      <w:r w:rsidR="0053096E">
        <w:t>z</w:t>
      </w:r>
      <w:r w:rsidR="004E113E">
        <w:t xml:space="preserve"> wyłącznie jednej strony, która w zasadzie jest zbiorem powiązanych komponentów. Jedną z głównych zalet SPA w porównaniu do MPA jest większy poziom interaktywności rozwiązania, ponieważ w tym wypadku serwer służy jako API lub brama dostępowa do danych, a żadne z wysłanych zapytań HTTP do API</w:t>
      </w:r>
      <w:r>
        <w:t xml:space="preserve"> w kontekście zarządzania danymi</w:t>
      </w:r>
      <w:r w:rsidR="004E113E">
        <w:t xml:space="preserve"> nie wymaga przeładowania strony ponieważ te zapytania są oparte o wcześniej przedstawiony A</w:t>
      </w:r>
      <w:r w:rsidR="00321550">
        <w:t>jax</w:t>
      </w:r>
      <w:r w:rsidR="004E113E">
        <w:t xml:space="preserve"> (choć </w:t>
      </w:r>
      <w:r w:rsidR="00321550">
        <w:t xml:space="preserve">Ajax </w:t>
      </w:r>
      <w:r w:rsidR="004E113E">
        <w:t>może być wykorzystywany w aplikacjach MPA, na przykład</w:t>
      </w:r>
      <w:r w:rsidR="0053096E">
        <w:t xml:space="preserve"> używając</w:t>
      </w:r>
      <w:r w:rsidR="004E113E">
        <w:t xml:space="preserve"> bibliotek</w:t>
      </w:r>
      <w:r w:rsidR="0053096E">
        <w:t>i</w:t>
      </w:r>
      <w:r w:rsidR="004E113E">
        <w:t xml:space="preserve"> </w:t>
      </w:r>
      <w:r w:rsidR="0053096E">
        <w:t>j</w:t>
      </w:r>
      <w:r w:rsidR="004E113E">
        <w:t>Query</w:t>
      </w:r>
      <w:r w:rsidR="0053096E">
        <w:rPr>
          <w:rStyle w:val="Odwoanieprzypisudolnego"/>
        </w:rPr>
        <w:footnoteReference w:id="14"/>
      </w:r>
      <w:r w:rsidR="0053096E">
        <w:t>,</w:t>
      </w:r>
      <w:r>
        <w:t xml:space="preserve"> </w:t>
      </w:r>
      <w:r w:rsidR="0053096E">
        <w:t xml:space="preserve">natomiast </w:t>
      </w:r>
      <w:r w:rsidR="0053096E">
        <w:lastRenderedPageBreak/>
        <w:t xml:space="preserve">nawet </w:t>
      </w:r>
      <w:r>
        <w:t>takie podejście jest dość trudne implementacyjnie</w:t>
      </w:r>
      <w:r w:rsidR="004E113E">
        <w:t>)</w:t>
      </w:r>
      <w:r w:rsidR="0019318F">
        <w:t xml:space="preserve">. Inną ważną zaletą jest </w:t>
      </w:r>
      <w:r w:rsidR="0053096E">
        <w:t>możliwość zarządzania stanem w pamięci, ponieważ</w:t>
      </w:r>
      <w:r w:rsidR="0019318F">
        <w:t xml:space="preserve"> tu</w:t>
      </w:r>
      <w:r w:rsidR="0053096E">
        <w:t>taj</w:t>
      </w:r>
      <w:r w:rsidR="0019318F">
        <w:t xml:space="preserve"> nie ma powinności ciągłego odświeżenia strony</w:t>
      </w:r>
      <w:r w:rsidR="0003605E">
        <w:t>.</w:t>
      </w:r>
      <w:r w:rsidR="0019318F">
        <w:t xml:space="preserve"> </w:t>
      </w:r>
      <w:r w:rsidR="0003605E">
        <w:t>N</w:t>
      </w:r>
      <w:r w:rsidR="0019318F">
        <w:t>ajczęściej w kontekście</w:t>
      </w:r>
      <w:r w:rsidR="0003605E">
        <w:t xml:space="preserve"> zarządzania stanem</w:t>
      </w:r>
      <w:r w:rsidR="0019318F">
        <w:t xml:space="preserve"> korzysta się z implementacji wzorca projektowego o nazwie </w:t>
      </w:r>
      <w:r w:rsidR="0019318F" w:rsidRPr="0003605E">
        <w:rPr>
          <w:i/>
          <w:iCs/>
        </w:rPr>
        <w:t>flux</w:t>
      </w:r>
      <w:r w:rsidR="0019318F">
        <w:t xml:space="preserve">, który zostanie przedstawiony później. Jednak należy podkreślić, że w wypadku obu typów </w:t>
      </w:r>
      <w:r w:rsidR="0003605E">
        <w:t xml:space="preserve">aplikacji </w:t>
      </w:r>
      <w:r w:rsidR="0019318F">
        <w:t>częściowe przechowywanie stanu jest możliwe w zdefiniowanym w HTML5 magazynie danych przeglądarki</w:t>
      </w:r>
      <w:r w:rsidR="0003605E">
        <w:t xml:space="preserve"> o nazwie</w:t>
      </w:r>
      <w:r w:rsidR="0019318F">
        <w:t xml:space="preserve"> </w:t>
      </w:r>
      <w:r w:rsidR="0019318F" w:rsidRPr="001B6BAC">
        <w:rPr>
          <w:i/>
          <w:iCs/>
        </w:rPr>
        <w:t>local</w:t>
      </w:r>
      <w:r w:rsidR="00E23472">
        <w:rPr>
          <w:i/>
          <w:iCs/>
        </w:rPr>
        <w:t xml:space="preserve"> </w:t>
      </w:r>
      <w:r w:rsidR="0019318F" w:rsidRPr="001B6BAC">
        <w:rPr>
          <w:i/>
          <w:iCs/>
        </w:rPr>
        <w:t>storage</w:t>
      </w:r>
      <w:r w:rsidR="0019318F">
        <w:t xml:space="preserve">. Podsumowując, </w:t>
      </w:r>
      <w:r w:rsidR="0003605E">
        <w:t>fundament</w:t>
      </w:r>
      <w:r w:rsidR="0019318F">
        <w:t xml:space="preserve"> każdej aplikacji jednostronicowej składa się z następujących </w:t>
      </w:r>
      <w:r w:rsidR="0003605E">
        <w:t>elementów</w:t>
      </w:r>
      <w:r w:rsidR="0019318F">
        <w:rPr>
          <w:rStyle w:val="Odwoanieprzypisudolnego"/>
        </w:rPr>
        <w:footnoteReference w:id="15"/>
      </w:r>
      <w:r w:rsidR="0019318F">
        <w:t>:</w:t>
      </w:r>
    </w:p>
    <w:p w14:paraId="2C23B240" w14:textId="57BD4E13" w:rsidR="0019318F" w:rsidRDefault="0019318F" w:rsidP="00E23472">
      <w:pPr>
        <w:pStyle w:val="Tekstpodstawowy"/>
        <w:numPr>
          <w:ilvl w:val="0"/>
          <w:numId w:val="17"/>
        </w:numPr>
        <w:spacing w:after="0" w:line="360" w:lineRule="auto"/>
        <w:ind w:left="714" w:hanging="357"/>
        <w:jc w:val="both"/>
      </w:pPr>
      <w:r>
        <w:t>Bibliotek</w:t>
      </w:r>
      <w:r w:rsidR="0003605E">
        <w:t>a</w:t>
      </w:r>
      <w:r>
        <w:t xml:space="preserve"> </w:t>
      </w:r>
      <w:r w:rsidR="0003605E">
        <w:t>lub</w:t>
      </w:r>
      <w:r>
        <w:t xml:space="preserve"> framework</w:t>
      </w:r>
      <w:r w:rsidR="0003605E">
        <w:t xml:space="preserve"> </w:t>
      </w:r>
      <w:r>
        <w:t>Javascript, których typowo używa się do zbudowania aplikacji jednostronicowej</w:t>
      </w:r>
    </w:p>
    <w:p w14:paraId="707A0EB9" w14:textId="77777777" w:rsidR="0019318F" w:rsidRDefault="0019318F" w:rsidP="00E23472">
      <w:pPr>
        <w:pStyle w:val="Tekstpodstawowy"/>
        <w:numPr>
          <w:ilvl w:val="0"/>
          <w:numId w:val="17"/>
        </w:numPr>
        <w:spacing w:after="0" w:line="360" w:lineRule="auto"/>
        <w:ind w:left="714" w:hanging="357"/>
        <w:jc w:val="both"/>
      </w:pPr>
      <w:r>
        <w:t>Routing, który definiuje nawigowanie się pomiędzy widokami w SPA, ponieważ wszystkie widoki lub komponenty egzystują w obrębie jednego elementu HTML, a natywnie zaimplementowany w bibliotekach lub frameworkach router jest przeznaczony do tego celu. Na przykład, w aplikacjach utworzonych z użyciem framework’a Angular komponenty należące do jednego modułu routing’u są tworzone w obrębie znacznika &lt;app-route&gt;…&lt;/app-route&gt;</w:t>
      </w:r>
    </w:p>
    <w:p w14:paraId="1593C85E" w14:textId="77777777" w:rsidR="0019318F" w:rsidRDefault="0019318F" w:rsidP="00E23472">
      <w:pPr>
        <w:pStyle w:val="Tekstpodstawowy"/>
        <w:numPr>
          <w:ilvl w:val="0"/>
          <w:numId w:val="17"/>
        </w:numPr>
        <w:spacing w:after="0" w:line="360" w:lineRule="auto"/>
        <w:ind w:left="714" w:hanging="357"/>
        <w:jc w:val="both"/>
      </w:pPr>
      <w:r w:rsidRPr="00563F65">
        <w:rPr>
          <w:i/>
          <w:iCs/>
        </w:rPr>
        <w:t>Template engines</w:t>
      </w:r>
      <w:r>
        <w:t>, które są używane do wyświetlania lub ponownego wyświetlania komponentów</w:t>
      </w:r>
    </w:p>
    <w:p w14:paraId="617A8D0C" w14:textId="408E0C4C" w:rsidR="0019318F" w:rsidRDefault="0019318F" w:rsidP="00E23472">
      <w:pPr>
        <w:pStyle w:val="Tekstpodstawowy"/>
        <w:numPr>
          <w:ilvl w:val="0"/>
          <w:numId w:val="17"/>
        </w:numPr>
        <w:spacing w:after="0" w:line="360" w:lineRule="auto"/>
        <w:ind w:left="714" w:hanging="357"/>
        <w:jc w:val="both"/>
      </w:pPr>
      <w:r>
        <w:t>HTML5</w:t>
      </w:r>
      <w:r w:rsidR="0003605E">
        <w:t>, który</w:t>
      </w:r>
      <w:r>
        <w:t xml:space="preserve"> </w:t>
      </w:r>
      <w:r w:rsidR="0003605E">
        <w:t xml:space="preserve">jest </w:t>
      </w:r>
      <w:r>
        <w:t xml:space="preserve">używany do tworzenia </w:t>
      </w:r>
      <w:r w:rsidR="0003605E">
        <w:t>komponentów</w:t>
      </w:r>
      <w:r>
        <w:t xml:space="preserve"> aplikacji jednostronicowej</w:t>
      </w:r>
    </w:p>
    <w:p w14:paraId="3581E977" w14:textId="51F648A9" w:rsidR="0019318F" w:rsidRDefault="0019318F" w:rsidP="00E23472">
      <w:pPr>
        <w:pStyle w:val="Tekstpodstawowy"/>
        <w:numPr>
          <w:ilvl w:val="0"/>
          <w:numId w:val="17"/>
        </w:numPr>
        <w:spacing w:after="0" w:line="360" w:lineRule="auto"/>
        <w:ind w:left="714" w:hanging="357"/>
        <w:jc w:val="both"/>
      </w:pPr>
      <w:r>
        <w:t>Backend i REST</w:t>
      </w:r>
      <w:r w:rsidR="0003605E">
        <w:t xml:space="preserve"> </w:t>
      </w:r>
      <w:r w:rsidR="0003605E">
        <w:t>API</w:t>
      </w:r>
      <w:r>
        <w:t>, które są częścią serwerową konsumowaną przez aplikację typowo w celu pobierania danych z magazynów serwerowych, na przykład baz danych</w:t>
      </w:r>
    </w:p>
    <w:p w14:paraId="299B5184" w14:textId="675A6863" w:rsidR="004D2082" w:rsidRDefault="0019318F" w:rsidP="00E23472">
      <w:pPr>
        <w:pStyle w:val="Tekstpodstawowy"/>
        <w:numPr>
          <w:ilvl w:val="0"/>
          <w:numId w:val="17"/>
        </w:numPr>
        <w:spacing w:after="0" w:line="360" w:lineRule="auto"/>
        <w:ind w:left="714" w:hanging="357"/>
        <w:jc w:val="both"/>
      </w:pPr>
      <w:r>
        <w:t xml:space="preserve">Ajax, ponieważ wszystkie interakcje zachodzące pomiędzy serwerem a aplikacją są </w:t>
      </w:r>
      <w:r w:rsidR="00563F65">
        <w:t>żądaniami</w:t>
      </w:r>
      <w:r>
        <w:t xml:space="preserve"> asynchronicznymi, a dane pobrane z serwera są wyświetlane w widokach dopiero po przybyciu</w:t>
      </w:r>
      <w:r w:rsidR="00563F65">
        <w:t xml:space="preserve"> bez wpływu na inne komponenty</w:t>
      </w:r>
    </w:p>
    <w:p w14:paraId="446A932F" w14:textId="2B8B79F1" w:rsidR="005559B3" w:rsidRDefault="004D2082" w:rsidP="004D2082">
      <w:pPr>
        <w:pStyle w:val="Tekstpodstawowy"/>
        <w:spacing w:after="0" w:line="360" w:lineRule="auto"/>
        <w:ind w:firstLine="709"/>
        <w:jc w:val="both"/>
        <w:rPr>
          <w:sz w:val="28"/>
          <w:szCs w:val="28"/>
        </w:rPr>
      </w:pPr>
      <w:r>
        <w:t xml:space="preserve">Każde z podejść ma pewne wady i zalety. Mimo że aplikacje wielostronicowe nie zagwarantują poziomu interaktywności aplikacji jednostronicowych należy brać pod uwagę, że tworzenie aplikacji wielostronicowych nie wymaga </w:t>
      </w:r>
      <w:r w:rsidR="00883A5A">
        <w:t>umiejętności posługiwania się</w:t>
      </w:r>
      <w:r>
        <w:t xml:space="preserve"> oddzielny</w:t>
      </w:r>
      <w:r w:rsidR="00883A5A">
        <w:t>mi</w:t>
      </w:r>
      <w:r>
        <w:t xml:space="preserve"> technologi</w:t>
      </w:r>
      <w:r w:rsidR="00883A5A">
        <w:t>ami</w:t>
      </w:r>
      <w:r>
        <w:t xml:space="preserve"> do tworzenia widoków, czyli cała aplikacja może zostać utworzona korzystając z wyłącznie jednego framework’a serwerowego. Typowo rozwiązania MPA są oparte o </w:t>
      </w:r>
      <w:r w:rsidR="00904447" w:rsidRPr="00904447">
        <w:t>wzorzec architektoniczny</w:t>
      </w:r>
      <w:r w:rsidR="00904447">
        <w:t xml:space="preserve"> </w:t>
      </w:r>
      <w:r>
        <w:t xml:space="preserve">MVC (od ang. </w:t>
      </w:r>
      <w:r w:rsidRPr="00524F96">
        <w:rPr>
          <w:i/>
          <w:iCs/>
        </w:rPr>
        <w:t>Model</w:t>
      </w:r>
      <w:r w:rsidR="00524F96" w:rsidRPr="00524F96">
        <w:rPr>
          <w:i/>
          <w:iCs/>
        </w:rPr>
        <w:t>-</w:t>
      </w:r>
      <w:r w:rsidRPr="00524F96">
        <w:rPr>
          <w:i/>
          <w:iCs/>
        </w:rPr>
        <w:t>View</w:t>
      </w:r>
      <w:r w:rsidR="00524F96" w:rsidRPr="00524F96">
        <w:rPr>
          <w:i/>
          <w:iCs/>
        </w:rPr>
        <w:t>-</w:t>
      </w:r>
      <w:r w:rsidRPr="00524F96">
        <w:rPr>
          <w:i/>
          <w:iCs/>
        </w:rPr>
        <w:t>Controller</w:t>
      </w:r>
      <w:r>
        <w:t>)</w:t>
      </w:r>
      <w:r w:rsidR="00883A5A">
        <w:t>,</w:t>
      </w:r>
      <w:r w:rsidR="00B31F69">
        <w:t xml:space="preserve"> głównym </w:t>
      </w:r>
      <w:proofErr w:type="gramStart"/>
      <w:r w:rsidR="00B31F69">
        <w:t>zadaniem</w:t>
      </w:r>
      <w:proofErr w:type="gramEnd"/>
      <w:r w:rsidR="00B31F69">
        <w:t xml:space="preserve"> którego jest separacja modelu </w:t>
      </w:r>
      <w:r w:rsidR="007510BF">
        <w:t>i</w:t>
      </w:r>
      <w:r w:rsidR="00B31F69">
        <w:t xml:space="preserve"> widoku poprzez kontroler</w:t>
      </w:r>
      <w:r w:rsidR="00F03E76">
        <w:t xml:space="preserve">. </w:t>
      </w:r>
      <w:r w:rsidR="000E74E0">
        <w:t>Natomiast</w:t>
      </w:r>
      <w:r w:rsidR="00F03E76">
        <w:t xml:space="preserve"> takie rozwiązania jak Angular lub React.JS</w:t>
      </w:r>
      <w:r w:rsidR="00D765B1">
        <w:t xml:space="preserve"> podążają ścieżką rozwiązań opartych o komponenty, </w:t>
      </w:r>
      <w:r w:rsidR="000E74E0">
        <w:t>chociaż</w:t>
      </w:r>
      <w:r w:rsidR="00D765B1">
        <w:t xml:space="preserve"> same z siebie</w:t>
      </w:r>
      <w:r w:rsidR="00F03E76">
        <w:t xml:space="preserve"> </w:t>
      </w:r>
      <w:r w:rsidR="00D765B1">
        <w:lastRenderedPageBreak/>
        <w:t>zapożyczają dużo koncepcji z</w:t>
      </w:r>
      <w:r w:rsidR="000E74E0">
        <w:t>e</w:t>
      </w:r>
      <w:r w:rsidR="00D765B1">
        <w:t xml:space="preserve"> </w:t>
      </w:r>
      <w:r w:rsidR="00F03E76">
        <w:t>wzor</w:t>
      </w:r>
      <w:r w:rsidR="00D765B1">
        <w:t>ca</w:t>
      </w:r>
      <w:r w:rsidR="00F03E76">
        <w:t xml:space="preserve"> MVVM (od ang. </w:t>
      </w:r>
      <w:r w:rsidR="00F03E76" w:rsidRPr="0097318E">
        <w:rPr>
          <w:i/>
          <w:iCs/>
        </w:rPr>
        <w:t>Model</w:t>
      </w:r>
      <w:r w:rsidR="00524F96">
        <w:rPr>
          <w:i/>
          <w:iCs/>
        </w:rPr>
        <w:t>-</w:t>
      </w:r>
      <w:r w:rsidR="00F03E76" w:rsidRPr="0097318E">
        <w:rPr>
          <w:i/>
          <w:iCs/>
        </w:rPr>
        <w:t>View</w:t>
      </w:r>
      <w:r w:rsidR="00524F96">
        <w:rPr>
          <w:i/>
          <w:iCs/>
        </w:rPr>
        <w:t>-</w:t>
      </w:r>
      <w:r w:rsidR="00F03E76" w:rsidRPr="0097318E">
        <w:rPr>
          <w:i/>
          <w:iCs/>
        </w:rPr>
        <w:t>ViewModel</w:t>
      </w:r>
      <w:r w:rsidR="00F03E76">
        <w:t>), który jest następcą wzorca MVC</w:t>
      </w:r>
      <w:r w:rsidR="00D765B1">
        <w:t xml:space="preserve"> i MVP (od ang. </w:t>
      </w:r>
      <w:r w:rsidR="00D765B1" w:rsidRPr="0097318E">
        <w:rPr>
          <w:i/>
          <w:iCs/>
        </w:rPr>
        <w:t>Model</w:t>
      </w:r>
      <w:r w:rsidR="00524F96">
        <w:rPr>
          <w:i/>
          <w:iCs/>
        </w:rPr>
        <w:t>-</w:t>
      </w:r>
      <w:r w:rsidR="00D765B1" w:rsidRPr="0097318E">
        <w:rPr>
          <w:i/>
          <w:iCs/>
        </w:rPr>
        <w:t>View</w:t>
      </w:r>
      <w:r w:rsidR="00524F96">
        <w:rPr>
          <w:i/>
          <w:iCs/>
        </w:rPr>
        <w:t>-</w:t>
      </w:r>
      <w:r w:rsidR="00D765B1" w:rsidRPr="0097318E">
        <w:rPr>
          <w:i/>
          <w:iCs/>
        </w:rPr>
        <w:t>Presenter</w:t>
      </w:r>
      <w:r w:rsidR="00D765B1">
        <w:t>)</w:t>
      </w:r>
      <w:r w:rsidR="00904447">
        <w:t xml:space="preserve"> wykorzystywanego do budowania interfejsów użytkownika</w:t>
      </w:r>
      <w:r w:rsidR="00904447">
        <w:rPr>
          <w:rStyle w:val="Odwoanieprzypisudolnego"/>
        </w:rPr>
        <w:footnoteReference w:id="16"/>
      </w:r>
      <w:r w:rsidR="00904447">
        <w:t>,</w:t>
      </w:r>
      <w:r w:rsidR="00F03E76">
        <w:t xml:space="preserve"> składa</w:t>
      </w:r>
      <w:r w:rsidR="00904447">
        <w:t>jącego</w:t>
      </w:r>
      <w:r w:rsidR="00F03E76">
        <w:t xml:space="preserve"> się z tegoż modelu i widoku zawartych we wzorcu MVC, jednak </w:t>
      </w:r>
      <w:r w:rsidR="00FD3907">
        <w:t>do tych dwóch elementów został dołączony dodatkowy składnik o nazwie ViewModel</w:t>
      </w:r>
      <w:r w:rsidR="00D765B1">
        <w:t>,</w:t>
      </w:r>
      <w:r w:rsidR="00B40670">
        <w:t xml:space="preserve"> który</w:t>
      </w:r>
      <w:r w:rsidR="00D765B1">
        <w:t xml:space="preserve"> często porównywany </w:t>
      </w:r>
      <w:r w:rsidR="00B40670">
        <w:t xml:space="preserve">jest </w:t>
      </w:r>
      <w:r w:rsidR="00D765B1">
        <w:t xml:space="preserve">do </w:t>
      </w:r>
      <w:r w:rsidR="00D315ED">
        <w:t>warstwy</w:t>
      </w:r>
      <w:r w:rsidR="00D765B1">
        <w:t xml:space="preserve"> </w:t>
      </w:r>
      <w:r w:rsidR="00563F65">
        <w:t>prezentera</w:t>
      </w:r>
      <w:r w:rsidR="00D765B1">
        <w:t xml:space="preserve"> wzorca MVP.</w:t>
      </w:r>
    </w:p>
    <w:p w14:paraId="173E30DB" w14:textId="39823AFB" w:rsidR="005559B3" w:rsidRPr="005559B3" w:rsidRDefault="005559B3" w:rsidP="005559B3">
      <w:pPr>
        <w:pStyle w:val="Nagwek1"/>
        <w:rPr>
          <w:rFonts w:eastAsia="SimSun"/>
          <w:sz w:val="24"/>
          <w:szCs w:val="24"/>
        </w:rPr>
      </w:pPr>
      <w:bookmarkStart w:id="10" w:name="_Toc29673465"/>
      <w:r>
        <w:t xml:space="preserve">1.3. Architektura aplikacji </w:t>
      </w:r>
      <w:r w:rsidR="003E6DFE">
        <w:t>internetowych</w:t>
      </w:r>
      <w:bookmarkEnd w:id="10"/>
    </w:p>
    <w:p w14:paraId="2E8B0D22" w14:textId="5A0BDCAC" w:rsidR="00471B49" w:rsidRDefault="005559B3" w:rsidP="00524F96">
      <w:pPr>
        <w:spacing w:line="360" w:lineRule="auto"/>
        <w:ind w:firstLine="709"/>
        <w:jc w:val="both"/>
      </w:pPr>
      <w:r>
        <w:t>Pierwszym</w:t>
      </w:r>
      <w:r w:rsidR="003E6DFE">
        <w:t xml:space="preserve"> wspomnianym wzorcem</w:t>
      </w:r>
      <w:r>
        <w:t xml:space="preserve"> </w:t>
      </w:r>
      <w:r w:rsidR="003E6DFE">
        <w:t xml:space="preserve">architektonicznym był </w:t>
      </w:r>
      <w:r w:rsidR="00C26E83" w:rsidRPr="00C26E83">
        <w:rPr>
          <w:i/>
          <w:iCs/>
        </w:rPr>
        <w:t>Model</w:t>
      </w:r>
      <w:r w:rsidR="004C73D3">
        <w:rPr>
          <w:i/>
          <w:iCs/>
        </w:rPr>
        <w:t>-</w:t>
      </w:r>
      <w:r w:rsidR="00C26E83" w:rsidRPr="00C26E83">
        <w:rPr>
          <w:i/>
          <w:iCs/>
        </w:rPr>
        <w:t>View</w:t>
      </w:r>
      <w:r w:rsidR="004C73D3">
        <w:rPr>
          <w:i/>
          <w:iCs/>
        </w:rPr>
        <w:t>-</w:t>
      </w:r>
      <w:r w:rsidR="00C26E83" w:rsidRPr="00C26E83">
        <w:rPr>
          <w:i/>
          <w:iCs/>
        </w:rPr>
        <w:t>Controller</w:t>
      </w:r>
      <w:r w:rsidR="005E5EF8">
        <w:rPr>
          <w:i/>
          <w:iCs/>
        </w:rPr>
        <w:t xml:space="preserve"> </w:t>
      </w:r>
      <w:r w:rsidR="005E5EF8">
        <w:t>przedstawiony</w:t>
      </w:r>
      <w:r w:rsidR="00C26E83">
        <w:t xml:space="preserve"> przez norweskiego programistę Trygve Reenskaug w 1979 roku, który pracował nad językiem Smalltalk-79</w:t>
      </w:r>
      <w:r w:rsidR="004C73D3">
        <w:rPr>
          <w:rStyle w:val="Odwoanieprzypisudolnego"/>
        </w:rPr>
        <w:footnoteReference w:id="17"/>
      </w:r>
      <w:r w:rsidR="00C26E83">
        <w:t xml:space="preserve"> w </w:t>
      </w:r>
      <w:r w:rsidR="00C26E83" w:rsidRPr="00C26E83">
        <w:t>Xerox Palo Alto Research Center (PARC)</w:t>
      </w:r>
      <w:r w:rsidR="004C73D3">
        <w:rPr>
          <w:rStyle w:val="Odwoanieprzypisudolnego"/>
        </w:rPr>
        <w:footnoteReference w:id="18"/>
      </w:r>
      <w:r w:rsidR="005E5EF8">
        <w:t>.</w:t>
      </w:r>
      <w:r w:rsidR="005E5EF8" w:rsidRPr="005E5EF8">
        <w:t xml:space="preserve"> </w:t>
      </w:r>
      <w:r w:rsidR="005E5EF8">
        <w:t>Po czym</w:t>
      </w:r>
      <w:r w:rsidR="005E5EF8" w:rsidRPr="004D2082">
        <w:t xml:space="preserve"> </w:t>
      </w:r>
      <w:r w:rsidR="005E5EF8">
        <w:t xml:space="preserve">w latach 80 ubiegłego wieku wzorzec MVC został zaimplementowany jako część biblioteki klas w Smalltalk-80. Jednak dopiero w 1988 roku w magazynie </w:t>
      </w:r>
      <w:r w:rsidR="005E5EF8" w:rsidRPr="005E5EF8">
        <w:t>The Journal of Object Technology (JOT)</w:t>
      </w:r>
      <w:r w:rsidR="004C73D3">
        <w:rPr>
          <w:rStyle w:val="Odwoanieprzypisudolnego"/>
        </w:rPr>
        <w:footnoteReference w:id="19"/>
      </w:r>
      <w:r w:rsidR="005E5EF8" w:rsidRPr="005E5EF8">
        <w:t xml:space="preserve"> </w:t>
      </w:r>
      <w:r w:rsidR="005E5EF8">
        <w:t>ten wzorzec został przedstawiony jako ogólna koncepcja</w:t>
      </w:r>
      <w:r w:rsidR="00C26E83">
        <w:rPr>
          <w:rStyle w:val="Odwoanieprzypisudolnego"/>
        </w:rPr>
        <w:footnoteReference w:id="20"/>
      </w:r>
      <w:r w:rsidR="00C26E83">
        <w:t>.</w:t>
      </w:r>
      <w:r w:rsidR="005E5EF8">
        <w:t xml:space="preserve"> Obecnie wzorzec MVC jest możliwy do </w:t>
      </w:r>
      <w:r w:rsidR="00AB278A">
        <w:t>wykorzystania</w:t>
      </w:r>
      <w:r w:rsidR="005E5EF8">
        <w:t xml:space="preserve"> w większości popularny</w:t>
      </w:r>
      <w:r w:rsidR="00AB278A">
        <w:t>ch</w:t>
      </w:r>
      <w:r w:rsidR="005E5EF8">
        <w:t xml:space="preserve"> rozwiązań webowych, na przykład ASP.NET MVC</w:t>
      </w:r>
      <w:r w:rsidR="004C73D3">
        <w:rPr>
          <w:rStyle w:val="Odwoanieprzypisudolnego"/>
        </w:rPr>
        <w:footnoteReference w:id="21"/>
      </w:r>
      <w:r w:rsidR="005E5EF8">
        <w:t xml:space="preserve"> lub Spring</w:t>
      </w:r>
      <w:r w:rsidR="004C73D3">
        <w:t xml:space="preserve"> Web</w:t>
      </w:r>
      <w:r w:rsidR="005E5EF8">
        <w:t xml:space="preserve"> MVC</w:t>
      </w:r>
      <w:r w:rsidR="004C73D3">
        <w:rPr>
          <w:rStyle w:val="Odwoanieprzypisudolnego"/>
        </w:rPr>
        <w:footnoteReference w:id="22"/>
      </w:r>
      <w:r w:rsidR="005E5EF8">
        <w:t xml:space="preserve">. Jak już wspomniano wzorzec MVC jest wykorzystywany do separacji modelu </w:t>
      </w:r>
      <w:r w:rsidR="00563F65">
        <w:t>i</w:t>
      </w:r>
      <w:r w:rsidR="005E5EF8">
        <w:t xml:space="preserve"> widoku </w:t>
      </w:r>
      <w:r w:rsidR="007510BF">
        <w:t>przez bramę zwaną kontrolerem</w:t>
      </w:r>
      <w:r w:rsidR="004C73D3">
        <w:t xml:space="preserve"> – pomaga to osiągnąć separację odpowiedzialności</w:t>
      </w:r>
      <w:r w:rsidR="007510BF">
        <w:t>. Są to trzy zasadnicze komponenty tego wzorca dzielące między sobą różne odpowiedzialności: model jest odpowiedzialny za implementację logiki biznesowej aplikacji, widok wyłącznie za wyświetlanie informacji i nie powinien posiąść żadnej logiki biznesowej, zaś kontroler jest warstwą odpowiadającą za zarządzanie tym co ma być wyświetlane i jakie zmiany powinny zachodzić w modelu.</w:t>
      </w:r>
      <w:r w:rsidR="00471B49">
        <w:t xml:space="preserve"> Na przykład, gdyby tworzona aplikacja była oparta o wzorzec MVC to implementacja wyświetlania profilu użytkownika, czyli jednej z funkcjonalności aplikacji mogła</w:t>
      </w:r>
      <w:r w:rsidR="00AB278A">
        <w:t>by</w:t>
      </w:r>
      <w:r w:rsidR="00471B49">
        <w:t xml:space="preserve"> wyglądać następująco:</w:t>
      </w:r>
    </w:p>
    <w:p w14:paraId="7DC116CD" w14:textId="697DCEB4" w:rsidR="00471B49" w:rsidRDefault="00471B49" w:rsidP="00E23472">
      <w:pPr>
        <w:pStyle w:val="Akapitzlist"/>
        <w:numPr>
          <w:ilvl w:val="0"/>
          <w:numId w:val="20"/>
        </w:numPr>
        <w:spacing w:line="360" w:lineRule="auto"/>
        <w:ind w:left="714" w:hanging="357"/>
        <w:jc w:val="both"/>
      </w:pPr>
      <w:r w:rsidRPr="00471B49">
        <w:t xml:space="preserve">Użytkownik wprowadza adres URL do przeglądarki. Na przykład, [host]/app/profile/:id, </w:t>
      </w:r>
      <w:proofErr w:type="gramStart"/>
      <w:r w:rsidRPr="00471B49">
        <w:t>gdzie :id</w:t>
      </w:r>
      <w:proofErr w:type="gramEnd"/>
      <w:r w:rsidRPr="00471B49">
        <w:t xml:space="preserve"> jest parametrem odpowiadającym identyfikatorowi użytkownika</w:t>
      </w:r>
    </w:p>
    <w:p w14:paraId="5BC9AFC7" w14:textId="30D51152" w:rsidR="00471B49" w:rsidRDefault="00471B49" w:rsidP="00E23472">
      <w:pPr>
        <w:pStyle w:val="Akapitzlist"/>
        <w:numPr>
          <w:ilvl w:val="0"/>
          <w:numId w:val="20"/>
        </w:numPr>
        <w:spacing w:line="360" w:lineRule="auto"/>
        <w:ind w:left="714" w:hanging="357"/>
        <w:jc w:val="both"/>
      </w:pPr>
      <w:r>
        <w:t>Kontroler z metodą odpowiadającą temu adresowi pobiera dane użytkownika w oparciu o podany identyfikator, na przykład z repozytorium zwracającego model użytkownika</w:t>
      </w:r>
    </w:p>
    <w:p w14:paraId="1810A200" w14:textId="77777777" w:rsidR="00DB36DC" w:rsidRDefault="00DB36DC" w:rsidP="00E23472">
      <w:pPr>
        <w:pStyle w:val="Akapitzlist"/>
        <w:numPr>
          <w:ilvl w:val="0"/>
          <w:numId w:val="20"/>
        </w:numPr>
        <w:spacing w:line="360" w:lineRule="auto"/>
        <w:ind w:left="714" w:hanging="357"/>
        <w:jc w:val="both"/>
      </w:pPr>
      <w:r>
        <w:t xml:space="preserve">Odpowiednia metoda kontrolera zwraca widok przekazując do niego otrzymane dane z </w:t>
      </w:r>
      <w:r>
        <w:lastRenderedPageBreak/>
        <w:t>repozytorium</w:t>
      </w:r>
    </w:p>
    <w:p w14:paraId="596719F7" w14:textId="13B90F55" w:rsidR="00563F65" w:rsidRDefault="00DB36DC" w:rsidP="00E23472">
      <w:pPr>
        <w:pStyle w:val="Akapitzlist"/>
        <w:numPr>
          <w:ilvl w:val="0"/>
          <w:numId w:val="20"/>
        </w:numPr>
        <w:spacing w:line="360" w:lineRule="auto"/>
        <w:ind w:left="714" w:hanging="357"/>
        <w:jc w:val="both"/>
      </w:pPr>
      <w:r>
        <w:t>Strona zostaje wyświetlona w przeglądarce</w:t>
      </w:r>
    </w:p>
    <w:p w14:paraId="6A2271C5" w14:textId="4FC274D9" w:rsidR="00B7199B" w:rsidRDefault="00DB36DC" w:rsidP="00524F96">
      <w:pPr>
        <w:spacing w:line="360" w:lineRule="auto"/>
        <w:ind w:firstLine="709"/>
        <w:jc w:val="both"/>
      </w:pPr>
      <w:r>
        <w:t xml:space="preserve">Następnym </w:t>
      </w:r>
      <w:r w:rsidR="00524F96">
        <w:t xml:space="preserve">wspomnianym </w:t>
      </w:r>
      <w:r>
        <w:t xml:space="preserve">wzorcem </w:t>
      </w:r>
      <w:r w:rsidR="0077213A">
        <w:t>architektonicznym</w:t>
      </w:r>
      <w:r w:rsidR="00524F96">
        <w:t xml:space="preserve"> wywodzącym się ze wzorca MVC </w:t>
      </w:r>
      <w:r w:rsidR="0077213A">
        <w:t>był</w:t>
      </w:r>
      <w:r w:rsidR="00524F96">
        <w:t xml:space="preserve"> wzorzec MVP</w:t>
      </w:r>
      <w:r w:rsidR="0041683D">
        <w:t xml:space="preserve"> (od ang. </w:t>
      </w:r>
      <w:r w:rsidR="0041683D" w:rsidRPr="00524F96">
        <w:rPr>
          <w:i/>
          <w:iCs/>
        </w:rPr>
        <w:t>Model</w:t>
      </w:r>
      <w:r w:rsidR="0041683D">
        <w:rPr>
          <w:i/>
          <w:iCs/>
        </w:rPr>
        <w:t>-</w:t>
      </w:r>
      <w:r w:rsidR="0041683D" w:rsidRPr="00524F96">
        <w:rPr>
          <w:i/>
          <w:iCs/>
        </w:rPr>
        <w:t>View</w:t>
      </w:r>
      <w:r w:rsidR="0041683D">
        <w:rPr>
          <w:i/>
          <w:iCs/>
        </w:rPr>
        <w:t>-</w:t>
      </w:r>
      <w:r w:rsidR="0041683D" w:rsidRPr="00524F96">
        <w:rPr>
          <w:i/>
          <w:iCs/>
        </w:rPr>
        <w:t>Presenter</w:t>
      </w:r>
      <w:r w:rsidR="0041683D">
        <w:t>). Wzorzec MVC pozwala na tworzenie lepszej architektury w kontekście prezentowania danych dla użytkowników</w:t>
      </w:r>
      <w:r w:rsidR="00AB278A">
        <w:t>, natomiast</w:t>
      </w:r>
      <w:r w:rsidR="0041683D">
        <w:t xml:space="preserve"> z jednej strony możliwe zmiany jednych komponentów mogą nie wpływać na działanie innych, ale z innej</w:t>
      </w:r>
      <w:r w:rsidR="00AB278A">
        <w:t xml:space="preserve"> istnieje prawdopodobieństwo</w:t>
      </w:r>
      <w:r w:rsidR="0041683D">
        <w:t xml:space="preserve">, że zmiany wprowadzone do </w:t>
      </w:r>
      <w:r w:rsidR="00DE7130">
        <w:t>jednego</w:t>
      </w:r>
      <w:r w:rsidR="0041683D">
        <w:t xml:space="preserve"> komponentu będą wymagały zmian w innych, na przykład zmiana wprowadzona do modelu może wymagać </w:t>
      </w:r>
      <w:r w:rsidR="00AB278A">
        <w:t xml:space="preserve">wprowadzania </w:t>
      </w:r>
      <w:r w:rsidR="0041683D">
        <w:t xml:space="preserve">zmian do kontrolera </w:t>
      </w:r>
      <w:r w:rsidR="00AB278A">
        <w:t>oraz</w:t>
      </w:r>
      <w:r w:rsidR="0041683D">
        <w:t xml:space="preserve"> widoku. Właśnie dlatego aby złagodzić tę zależność został opracowany wzorzec MVP</w:t>
      </w:r>
      <w:r w:rsidR="00954DD5">
        <w:t>. Zasadnicz</w:t>
      </w:r>
      <w:r w:rsidR="00AB278A">
        <w:t>a</w:t>
      </w:r>
      <w:r w:rsidR="00954DD5">
        <w:t xml:space="preserve"> różnic</w:t>
      </w:r>
      <w:r w:rsidR="00AB278A">
        <w:t>a</w:t>
      </w:r>
      <w:r w:rsidR="00954DD5">
        <w:t xml:space="preserve"> między tymi wzorcami </w:t>
      </w:r>
      <w:r w:rsidR="00AB278A">
        <w:t>polega na tym,</w:t>
      </w:r>
      <w:r w:rsidR="00954DD5">
        <w:t xml:space="preserve"> że widok nasłuchuje zdarzeń i przekazuje je do </w:t>
      </w:r>
      <w:r w:rsidR="006B6B61">
        <w:t>prezentera</w:t>
      </w:r>
      <w:r w:rsidR="00DE7130">
        <w:t>, który to ma wprowadzać zmiany do modelu. Tutaj prezenter odgrywa rolę podobną do kontrolera,</w:t>
      </w:r>
      <w:r w:rsidR="00AB278A">
        <w:t xml:space="preserve"> natomiast</w:t>
      </w:r>
      <w:r w:rsidR="00DE7130">
        <w:t xml:space="preserve"> wprowadza </w:t>
      </w:r>
      <w:r w:rsidR="00AB278A">
        <w:t xml:space="preserve">on </w:t>
      </w:r>
      <w:r w:rsidR="00DE7130">
        <w:t xml:space="preserve">większy poziom niezależności między widokiem </w:t>
      </w:r>
      <w:r w:rsidR="00AB278A">
        <w:t>i</w:t>
      </w:r>
      <w:r w:rsidR="00DE7130">
        <w:t xml:space="preserve"> modelem</w:t>
      </w:r>
      <w:r w:rsidR="00AB278A">
        <w:t>,</w:t>
      </w:r>
      <w:r w:rsidR="00DE7130">
        <w:t xml:space="preserve"> pon</w:t>
      </w:r>
      <w:r w:rsidR="00401BF4">
        <w:t>ieważ</w:t>
      </w:r>
      <w:r w:rsidR="00AB278A">
        <w:t xml:space="preserve"> tylko warstwa prezentera zawiera dane</w:t>
      </w:r>
      <w:r w:rsidR="00401BF4">
        <w:t xml:space="preserve"> widoku i modelu, co sprawia, że zmiany wprowadzone do modelu nie będą wymagały zmian w widoku</w:t>
      </w:r>
      <w:r w:rsidR="00DE7130">
        <w:rPr>
          <w:rStyle w:val="Odwoanieprzypisudolnego"/>
        </w:rPr>
        <w:footnoteReference w:id="23"/>
      </w:r>
      <w:r w:rsidR="00DE7130">
        <w:t>.</w:t>
      </w:r>
      <w:r w:rsidR="00B7199B">
        <w:t xml:space="preserve"> Mimo wszystko obecnie nie jest to często wykorzystywany wzorzec, a </w:t>
      </w:r>
      <w:r w:rsidR="00AB278A">
        <w:t>j</w:t>
      </w:r>
      <w:r w:rsidR="00B7199B">
        <w:t>uż w 2006 roku znany autor książek z architektury oprogramowania Martin Fowler stwierdził, że ten wzorzec powinien zostać</w:t>
      </w:r>
      <w:r w:rsidR="006637EF">
        <w:t xml:space="preserve"> podzielony</w:t>
      </w:r>
      <w:r w:rsidR="00AB278A">
        <w:t xml:space="preserve"> na inne</w:t>
      </w:r>
      <w:r w:rsidR="006637EF">
        <w:t xml:space="preserve"> i</w:t>
      </w:r>
      <w:r w:rsidR="00B7199B">
        <w:t xml:space="preserve"> wycofany</w:t>
      </w:r>
      <w:r w:rsidR="00B7199B">
        <w:rPr>
          <w:rStyle w:val="Odwoanieprzypisudolnego"/>
        </w:rPr>
        <w:footnoteReference w:id="24"/>
      </w:r>
      <w:r w:rsidR="00B7199B">
        <w:t>.</w:t>
      </w:r>
    </w:p>
    <w:p w14:paraId="3FADE89C" w14:textId="5CD08D7D" w:rsidR="005A2E2B" w:rsidRPr="004D2082" w:rsidRDefault="004F673E" w:rsidP="00524F96">
      <w:pPr>
        <w:spacing w:line="360" w:lineRule="auto"/>
        <w:ind w:firstLine="709"/>
        <w:jc w:val="both"/>
      </w:pPr>
      <w:r>
        <w:t xml:space="preserve">Ostatnim </w:t>
      </w:r>
      <w:r w:rsidR="00AB278A">
        <w:t>wspomnianym</w:t>
      </w:r>
      <w:r>
        <w:t xml:space="preserve"> wzorcem </w:t>
      </w:r>
      <w:r w:rsidR="0077213A">
        <w:t>architektonicznym</w:t>
      </w:r>
      <w:r>
        <w:t xml:space="preserve"> był</w:t>
      </w:r>
      <w:r w:rsidR="0077213A">
        <w:t xml:space="preserve"> opublikowany w 2005 roku przez</w:t>
      </w:r>
      <w:r w:rsidR="00751ED2">
        <w:t xml:space="preserve"> John</w:t>
      </w:r>
      <w:r w:rsidR="00AB278A">
        <w:t>’</w:t>
      </w:r>
      <w:r w:rsidR="00751ED2">
        <w:t>a Gossman</w:t>
      </w:r>
      <w:r w:rsidR="00AB278A">
        <w:t>’</w:t>
      </w:r>
      <w:r w:rsidR="00751ED2">
        <w:t>a,</w:t>
      </w:r>
      <w:r w:rsidR="0077213A">
        <w:t xml:space="preserve"> jednego z programistów pracujących nad rozwiązaniami WPF</w:t>
      </w:r>
      <w:r w:rsidR="00AB278A">
        <w:rPr>
          <w:rStyle w:val="Odwoanieprzypisudolnego"/>
        </w:rPr>
        <w:footnoteReference w:id="25"/>
      </w:r>
      <w:r w:rsidR="0077213A">
        <w:t xml:space="preserve"> i Silverlight</w:t>
      </w:r>
      <w:r w:rsidR="00896568">
        <w:rPr>
          <w:rStyle w:val="Odwoanieprzypisudolnego"/>
        </w:rPr>
        <w:footnoteReference w:id="26"/>
      </w:r>
      <w:r w:rsidR="00751ED2">
        <w:t>,</w:t>
      </w:r>
      <w:r w:rsidR="0077213A">
        <w:t xml:space="preserve"> wzorzec</w:t>
      </w:r>
      <w:r>
        <w:t xml:space="preserve"> MVVM (od ang. </w:t>
      </w:r>
      <w:r w:rsidRPr="004F673E">
        <w:rPr>
          <w:i/>
          <w:iCs/>
        </w:rPr>
        <w:t>Model-View-ViewModel</w:t>
      </w:r>
      <w:r>
        <w:t>)</w:t>
      </w:r>
      <w:r w:rsidR="0077213A">
        <w:t xml:space="preserve">, który początkowo był przeznaczony do tworzenia aplikacji okienkowych </w:t>
      </w:r>
      <w:r w:rsidR="00896568">
        <w:t>w</w:t>
      </w:r>
      <w:r w:rsidR="0077213A">
        <w:t xml:space="preserve"> technologii WPF</w:t>
      </w:r>
      <w:r w:rsidR="0077213A">
        <w:rPr>
          <w:rStyle w:val="Odwoanieprzypisudolnego"/>
        </w:rPr>
        <w:footnoteReference w:id="27"/>
      </w:r>
      <w:r w:rsidR="00D315ED">
        <w:t>.</w:t>
      </w:r>
      <w:r w:rsidR="0077213A">
        <w:t xml:space="preserve"> </w:t>
      </w:r>
      <w:r w:rsidR="00D315ED">
        <w:t xml:space="preserve">Jak już wspomniano </w:t>
      </w:r>
      <w:r w:rsidR="004D0A6F">
        <w:t xml:space="preserve">wzorzec ten jest następcą wzorca MVC i MVP z dodatkową warstwą zwaną ViewModel. Jednak nawet mimo podobieństwa </w:t>
      </w:r>
      <w:r w:rsidR="005D4430">
        <w:t>po</w:t>
      </w:r>
      <w:r w:rsidR="004D0A6F">
        <w:t>między wzorcami warto rozpatrzyć</w:t>
      </w:r>
      <w:r w:rsidR="005D4430">
        <w:t xml:space="preserve"> </w:t>
      </w:r>
      <w:r w:rsidR="005D4430">
        <w:t>oddzielni</w:t>
      </w:r>
      <w:r w:rsidR="005D4430">
        <w:t>e</w:t>
      </w:r>
      <w:r w:rsidR="004D0A6F">
        <w:t xml:space="preserve"> dwie pierwsze warstwy wzorca</w:t>
      </w:r>
      <w:r w:rsidR="005D4430">
        <w:t xml:space="preserve"> MVVM: t</w:t>
      </w:r>
      <w:r w:rsidR="004D0A6F">
        <w:t>utaj pierwsza warstwa</w:t>
      </w:r>
      <w:r w:rsidR="005D4430">
        <w:t>,</w:t>
      </w:r>
      <w:r w:rsidR="004D0A6F">
        <w:t xml:space="preserve"> czyli model</w:t>
      </w:r>
      <w:r w:rsidR="005D4430">
        <w:t>,</w:t>
      </w:r>
      <w:r w:rsidR="004D0A6F">
        <w:t xml:space="preserve"> tak jak w wypadku MVC</w:t>
      </w:r>
      <w:r w:rsidR="005D4430">
        <w:t>,</w:t>
      </w:r>
      <w:r w:rsidR="004D0A6F">
        <w:t xml:space="preserve"> definiuje model domenowy albo warstwę dostępu do danych (w kontekście używanego w tworzonym projekcie framework’a Angular taką warstwą może być serwis)</w:t>
      </w:r>
      <w:r w:rsidR="005D4430">
        <w:t>,</w:t>
      </w:r>
      <w:r w:rsidR="004D0A6F">
        <w:t xml:space="preserve"> </w:t>
      </w:r>
      <w:r w:rsidR="005D4430">
        <w:t>z kolei d</w:t>
      </w:r>
      <w:r w:rsidR="004D0A6F">
        <w:t xml:space="preserve">ruga warstwa to widok, którego definicja nie odbiega od definicji wzorców MVC i MVP. </w:t>
      </w:r>
      <w:r w:rsidR="00F619D1">
        <w:t>Trzecią warstwą jest ViewModel</w:t>
      </w:r>
      <w:r w:rsidR="005D4430">
        <w:t>,</w:t>
      </w:r>
      <w:r w:rsidR="00F619D1">
        <w:t xml:space="preserve"> </w:t>
      </w:r>
      <w:proofErr w:type="gramStart"/>
      <w:r w:rsidR="00F619D1">
        <w:t>z</w:t>
      </w:r>
      <w:r w:rsidR="00F619D1" w:rsidRPr="005559B3">
        <w:t>adaniem</w:t>
      </w:r>
      <w:proofErr w:type="gramEnd"/>
      <w:r w:rsidR="00F619D1" w:rsidRPr="005559B3">
        <w:t xml:space="preserve"> </w:t>
      </w:r>
      <w:r w:rsidR="00F619D1">
        <w:t>którego</w:t>
      </w:r>
      <w:r w:rsidR="00F619D1" w:rsidRPr="005559B3">
        <w:t xml:space="preserve"> jest jak wskazuje nazwa łączenie modelu i widoku</w:t>
      </w:r>
      <w:r w:rsidR="005D4430">
        <w:t>,</w:t>
      </w:r>
      <w:r w:rsidR="00F619D1" w:rsidRPr="005559B3">
        <w:t xml:space="preserve"> aniżeli separacja narzucana przez wzorzec MVC, </w:t>
      </w:r>
      <w:r w:rsidR="005D4430">
        <w:t>w istocie</w:t>
      </w:r>
      <w:r w:rsidR="00F619D1" w:rsidRPr="005559B3">
        <w:t xml:space="preserve"> ta warstwa powinna dostarczać dane </w:t>
      </w:r>
      <w:r w:rsidR="00F619D1" w:rsidRPr="005559B3">
        <w:lastRenderedPageBreak/>
        <w:t>z modelu do widoku.</w:t>
      </w:r>
      <w:r w:rsidR="00F619D1">
        <w:t xml:space="preserve"> </w:t>
      </w:r>
      <w:r w:rsidR="001A4E1F">
        <w:t>Wcześnie zostało podkreślone to</w:t>
      </w:r>
      <w:r w:rsidR="005D4430">
        <w:t>,</w:t>
      </w:r>
      <w:r w:rsidR="001A4E1F">
        <w:t xml:space="preserve"> że ViewModel jest często porównywany do prezentera w</w:t>
      </w:r>
      <w:r w:rsidR="005D4430">
        <w:t>zorca</w:t>
      </w:r>
      <w:r w:rsidR="001A4E1F">
        <w:t xml:space="preserve"> MVP, </w:t>
      </w:r>
      <w:r w:rsidR="005D4430">
        <w:t>natomiast</w:t>
      </w:r>
      <w:r w:rsidR="001A4E1F">
        <w:t xml:space="preserve"> zasadniczą różnicą pomiędzy tymi warstwami jest to, że prezenter</w:t>
      </w:r>
      <w:r w:rsidR="00627314">
        <w:t xml:space="preserve"> w porównaniu </w:t>
      </w:r>
      <w:r w:rsidR="005D4430">
        <w:t>do</w:t>
      </w:r>
      <w:r w:rsidR="00627314">
        <w:t xml:space="preserve"> ViewModel</w:t>
      </w:r>
      <w:r w:rsidR="001A4E1F">
        <w:t xml:space="preserve"> </w:t>
      </w:r>
      <w:r w:rsidR="005D4430">
        <w:t>ma</w:t>
      </w:r>
      <w:r w:rsidR="001A4E1F">
        <w:t xml:space="preserve"> referencję do widoku</w:t>
      </w:r>
      <w:r w:rsidR="00627314">
        <w:t xml:space="preserve">, </w:t>
      </w:r>
      <w:r w:rsidR="005D4430">
        <w:t>jednak</w:t>
      </w:r>
      <w:r w:rsidR="00627314">
        <w:t xml:space="preserve"> widoki w MVVM są powiązane z ViewModel poprzez mechanizm </w:t>
      </w:r>
      <w:r w:rsidR="00627314" w:rsidRPr="00627314">
        <w:rPr>
          <w:i/>
          <w:iCs/>
        </w:rPr>
        <w:t xml:space="preserve">data </w:t>
      </w:r>
      <w:r w:rsidR="00627314" w:rsidRPr="00E84095">
        <w:rPr>
          <w:i/>
          <w:iCs/>
          <w:lang w:val="en-US"/>
        </w:rPr>
        <w:t>binding</w:t>
      </w:r>
      <w:r w:rsidR="00627314">
        <w:rPr>
          <w:i/>
          <w:iCs/>
        </w:rPr>
        <w:t xml:space="preserve"> </w:t>
      </w:r>
      <w:r w:rsidR="00627314">
        <w:t xml:space="preserve">lub </w:t>
      </w:r>
      <w:r w:rsidR="00627314">
        <w:rPr>
          <w:i/>
          <w:iCs/>
        </w:rPr>
        <w:t>binder</w:t>
      </w:r>
      <w:r w:rsidR="00627314">
        <w:t>, który jest odpowiedzialny za wiązanie widoku z danymi dostarczanymi przez ViewModel</w:t>
      </w:r>
      <w:r w:rsidR="005D4430">
        <w:t>.</w:t>
      </w:r>
      <w:r w:rsidR="00627314">
        <w:t xml:space="preserve"> </w:t>
      </w:r>
      <w:r w:rsidR="005D4430">
        <w:t>D</w:t>
      </w:r>
      <w:r w:rsidR="00627314">
        <w:t>latego</w:t>
      </w:r>
      <w:r w:rsidR="005D4430">
        <w:t>,</w:t>
      </w:r>
      <w:r w:rsidR="00627314">
        <w:t xml:space="preserve"> gdy zajdzie zmiana jakiejkolwiek wartoś</w:t>
      </w:r>
      <w:r w:rsidR="005D4430">
        <w:t>ci</w:t>
      </w:r>
      <w:r w:rsidR="00627314">
        <w:t xml:space="preserve"> widok zostanie automatycznie </w:t>
      </w:r>
      <w:r w:rsidR="005D4430">
        <w:t>odświeżony.</w:t>
      </w:r>
      <w:r w:rsidR="008275C4">
        <w:rPr>
          <w:rStyle w:val="Odwoanieprzypisudolnego"/>
        </w:rPr>
        <w:footnoteReference w:id="28"/>
      </w:r>
      <w:r w:rsidR="005D4430">
        <w:t xml:space="preserve"> Dla porównania</w:t>
      </w:r>
      <w:r w:rsidR="007333F1">
        <w:t>,</w:t>
      </w:r>
      <w:r w:rsidR="005D4430">
        <w:t xml:space="preserve"> </w:t>
      </w:r>
      <w:r w:rsidR="005D4430">
        <w:t xml:space="preserve">w kontekście </w:t>
      </w:r>
      <w:r w:rsidR="005D4430">
        <w:t xml:space="preserve">framework’a </w:t>
      </w:r>
      <w:r w:rsidR="005D4430">
        <w:t>Angular koncepcja ViewModel jest porównywaln</w:t>
      </w:r>
      <w:r w:rsidR="005D4430">
        <w:t>a</w:t>
      </w:r>
      <w:r w:rsidR="005D4430">
        <w:t xml:space="preserve"> ze skryptami komponentu</w:t>
      </w:r>
      <w:r w:rsidR="005D4430">
        <w:t>.</w:t>
      </w:r>
      <w:r w:rsidR="005A2E2B" w:rsidRPr="004D2082">
        <w:br w:type="page"/>
      </w:r>
    </w:p>
    <w:p w14:paraId="57441DCA" w14:textId="10DB147E" w:rsidR="0073760E" w:rsidRDefault="005A2E2B" w:rsidP="005303FF">
      <w:pPr>
        <w:pStyle w:val="Nagwek1"/>
        <w:jc w:val="both"/>
        <w:rPr>
          <w:sz w:val="28"/>
          <w:szCs w:val="28"/>
        </w:rPr>
      </w:pPr>
      <w:bookmarkStart w:id="11" w:name="_Toc29673466"/>
      <w:r>
        <w:rPr>
          <w:sz w:val="28"/>
          <w:szCs w:val="28"/>
        </w:rPr>
        <w:lastRenderedPageBreak/>
        <w:t>2</w:t>
      </w:r>
      <w:r w:rsidR="0073760E" w:rsidRPr="0073760E">
        <w:rPr>
          <w:sz w:val="28"/>
          <w:szCs w:val="28"/>
        </w:rPr>
        <w:t>. Projektowanie</w:t>
      </w:r>
      <w:bookmarkEnd w:id="11"/>
    </w:p>
    <w:p w14:paraId="0B928202" w14:textId="539940F3" w:rsidR="00E069BA" w:rsidRDefault="0073760E" w:rsidP="00E069BA">
      <w:pPr>
        <w:pStyle w:val="Tekstpodstawowy"/>
        <w:spacing w:line="360" w:lineRule="auto"/>
        <w:ind w:firstLine="709"/>
        <w:jc w:val="both"/>
      </w:pPr>
      <w:r>
        <w:t>W tym rozdziale zostanie przedstawion</w:t>
      </w:r>
      <w:r w:rsidR="00CD1757">
        <w:t>y aspekt</w:t>
      </w:r>
      <w:r w:rsidR="005C60DC">
        <w:t xml:space="preserve"> </w:t>
      </w:r>
      <w:r>
        <w:t>projektowani</w:t>
      </w:r>
      <w:r w:rsidR="00CD1757">
        <w:t>a</w:t>
      </w:r>
      <w:r>
        <w:t xml:space="preserve"> tworzonej aplikacji.</w:t>
      </w:r>
      <w:r w:rsidR="005C60DC">
        <w:t xml:space="preserve"> Przede wszystkim zostaną opisane wykorzystywane technologie programistyczne, w tym framework</w:t>
      </w:r>
      <w:r w:rsidR="00E069BA">
        <w:t>i do tworzenia</w:t>
      </w:r>
      <w:r w:rsidR="005C60DC">
        <w:t xml:space="preserve"> SPA, frameworki używane do tworzenia backend’u oraz systemy</w:t>
      </w:r>
      <w:r w:rsidR="00E069BA">
        <w:t xml:space="preserve"> zarządzania</w:t>
      </w:r>
      <w:r w:rsidR="005C60DC">
        <w:t xml:space="preserve"> baz</w:t>
      </w:r>
      <w:r w:rsidR="00E069BA">
        <w:t>ami</w:t>
      </w:r>
      <w:r w:rsidR="005C60DC">
        <w:t xml:space="preserve"> danych. Do </w:t>
      </w:r>
      <w:r w:rsidR="00E069BA">
        <w:t>modelowania system</w:t>
      </w:r>
      <w:r w:rsidR="0067460F">
        <w:t>u</w:t>
      </w:r>
      <w:r w:rsidR="005C60DC">
        <w:t xml:space="preserve"> zostaną wykorzystane diagramy UML w zasadzie opisujące stawiane systemowi wymagania.</w:t>
      </w:r>
      <w:r w:rsidR="0067460F">
        <w:t xml:space="preserve"> Ponadto</w:t>
      </w:r>
      <w:r w:rsidR="005C60DC">
        <w:t xml:space="preserve"> zostan</w:t>
      </w:r>
      <w:r w:rsidR="00343DC1">
        <w:t>ie</w:t>
      </w:r>
      <w:r w:rsidR="005C60DC">
        <w:t xml:space="preserve"> rozpatrzon</w:t>
      </w:r>
      <w:r w:rsidR="00343DC1">
        <w:t>y aspekt bezpieczeństwa systemów informatycznych.</w:t>
      </w:r>
    </w:p>
    <w:p w14:paraId="42B0DB37" w14:textId="4FD4C685" w:rsidR="00E069BA" w:rsidRDefault="00E069BA" w:rsidP="00E069BA">
      <w:pPr>
        <w:pStyle w:val="Nagwek1"/>
      </w:pPr>
      <w:bookmarkStart w:id="12" w:name="_Toc29673467"/>
      <w:r>
        <w:t>2.1. Wykorzystane technologie programistyczne</w:t>
      </w:r>
      <w:bookmarkEnd w:id="12"/>
    </w:p>
    <w:p w14:paraId="30D0CCEF" w14:textId="2A3E2D33" w:rsidR="00E069BA" w:rsidRPr="00E069BA" w:rsidRDefault="00E069BA" w:rsidP="00CD1757">
      <w:pPr>
        <w:pStyle w:val="Tekstpodstawowy"/>
        <w:spacing w:line="360" w:lineRule="auto"/>
        <w:ind w:firstLine="709"/>
        <w:jc w:val="both"/>
      </w:pPr>
      <w:r>
        <w:t>Ten podrozdział</w:t>
      </w:r>
      <w:r w:rsidR="0067460F">
        <w:t xml:space="preserve"> zostanie poświęcony wykorzystanym technologiom programistycznym w trakcie opracowywania aplikacji „Friendy”. Na początku zostanie przedstawiony dodatkowy opis architektury SPA oraz zostaną przytoczone przykłady technologii używanych do tworzenia tego typu aplikacji, jednak najgłówniejszym tematem podrozdziału będzie szczegółowe przestawienie</w:t>
      </w:r>
      <w:r w:rsidR="000F559A">
        <w:t xml:space="preserve"> architektury</w:t>
      </w:r>
      <w:r w:rsidR="0067460F">
        <w:t xml:space="preserve"> używanej do </w:t>
      </w:r>
      <w:r w:rsidR="000F559A">
        <w:t>opracowania</w:t>
      </w:r>
      <w:r w:rsidR="0067460F">
        <w:t xml:space="preserve"> frontend’u</w:t>
      </w:r>
      <w:r w:rsidR="00C801EA">
        <w:t xml:space="preserve"> </w:t>
      </w:r>
      <w:r w:rsidR="000F559A">
        <w:t xml:space="preserve">tworzonej </w:t>
      </w:r>
      <w:r w:rsidR="00C801EA">
        <w:t>aplikacj</w:t>
      </w:r>
      <w:r w:rsidR="00E246B8">
        <w:t>i</w:t>
      </w:r>
      <w:r w:rsidR="000F559A">
        <w:t>. Następnie zostanie przedstawiona platforma ASP.NET Core, w tym przykłady alternatyw</w:t>
      </w:r>
      <w:r w:rsidR="00E246B8">
        <w:t>nych platform</w:t>
      </w:r>
      <w:r w:rsidR="000F559A">
        <w:t xml:space="preserve"> do tworzenia backend’u, architektura ASP.NET Core i framework SignalR. Z kolei w następnym podrozdziale zostanie przedstawiony system zarządzania bazą danych Microsoft SQL Server. Tutaj </w:t>
      </w:r>
      <w:r w:rsidR="00E246B8">
        <w:t>też</w:t>
      </w:r>
      <w:r w:rsidR="00E246B8">
        <w:t xml:space="preserve"> </w:t>
      </w:r>
      <w:r w:rsidR="000F559A">
        <w:t xml:space="preserve">zostaną </w:t>
      </w:r>
      <w:r w:rsidR="00E246B8">
        <w:t>przedstawione</w:t>
      </w:r>
      <w:r w:rsidR="000F559A">
        <w:t xml:space="preserve"> różnice pomiędzy podejściami SQL a NoSQL, przytoczone przykłady </w:t>
      </w:r>
      <w:r w:rsidR="00461B7F">
        <w:t xml:space="preserve">technologii </w:t>
      </w:r>
      <w:r w:rsidR="00E246B8">
        <w:t>tych</w:t>
      </w:r>
      <w:r w:rsidR="00461B7F">
        <w:t xml:space="preserve"> typ</w:t>
      </w:r>
      <w:r w:rsidR="00E246B8">
        <w:t>ów</w:t>
      </w:r>
      <w:r w:rsidR="00461B7F">
        <w:t xml:space="preserve"> baz danych, </w:t>
      </w:r>
      <w:r w:rsidR="00E246B8">
        <w:t>natomiast</w:t>
      </w:r>
      <w:r w:rsidR="00461B7F">
        <w:t xml:space="preserve"> główn</w:t>
      </w:r>
      <w:r w:rsidR="00E246B8">
        <w:t>ym</w:t>
      </w:r>
      <w:r w:rsidR="00461B7F">
        <w:t xml:space="preserve"> </w:t>
      </w:r>
      <w:r w:rsidR="00E246B8">
        <w:t>aspektem</w:t>
      </w:r>
      <w:r w:rsidR="00461B7F">
        <w:t xml:space="preserve"> podrozdziału będzie przedstawienie podstaw architektury MSSQL. W ostatnim podrozdziale zostanie przedstawiony silnik wyszukiwania</w:t>
      </w:r>
      <w:r w:rsidR="00E246B8">
        <w:t xml:space="preserve"> o nazwie</w:t>
      </w:r>
      <w:r w:rsidR="00461B7F">
        <w:t xml:space="preserve"> Elasticsearch.</w:t>
      </w:r>
    </w:p>
    <w:p w14:paraId="20AED4A8" w14:textId="12B24E5C" w:rsidR="00D91EB7" w:rsidRDefault="0077213A" w:rsidP="005303FF">
      <w:pPr>
        <w:pStyle w:val="Nagwek1"/>
        <w:jc w:val="both"/>
      </w:pPr>
      <w:bookmarkStart w:id="13" w:name="_Toc29673468"/>
      <w:r>
        <w:t>2.</w:t>
      </w:r>
      <w:r w:rsidR="00E069BA">
        <w:t>1.</w:t>
      </w:r>
      <w:r>
        <w:t>1</w:t>
      </w:r>
      <w:r w:rsidR="00E03203" w:rsidRPr="00733F84">
        <w:t xml:space="preserve">. </w:t>
      </w:r>
      <w:r w:rsidR="0040741B">
        <w:t xml:space="preserve">Angular </w:t>
      </w:r>
      <w:r w:rsidR="00461B7F">
        <w:t>–</w:t>
      </w:r>
      <w:r w:rsidR="0040741B">
        <w:t xml:space="preserve"> technologia d</w:t>
      </w:r>
      <w:r w:rsidR="00461B7F">
        <w:t>o</w:t>
      </w:r>
      <w:r w:rsidR="0040741B">
        <w:t xml:space="preserve"> tworzenia SPA</w:t>
      </w:r>
      <w:bookmarkEnd w:id="13"/>
    </w:p>
    <w:p w14:paraId="0C0C641A" w14:textId="672C1801" w:rsidR="00C43A1C" w:rsidRPr="00C43A1C" w:rsidRDefault="00C43A1C" w:rsidP="0077213A">
      <w:pPr>
        <w:pStyle w:val="Tekstpodstawowy"/>
        <w:spacing w:after="0" w:line="360" w:lineRule="auto"/>
        <w:ind w:firstLine="709"/>
        <w:jc w:val="both"/>
      </w:pPr>
      <w:r>
        <w:t>Obecnie</w:t>
      </w:r>
      <w:r w:rsidRPr="00E9719B">
        <w:t xml:space="preserve"> </w:t>
      </w:r>
      <w:r>
        <w:t>programista ma do wyboru dość szeroki wachlarz</w:t>
      </w:r>
      <w:r w:rsidR="0040741B">
        <w:t xml:space="preserve"> </w:t>
      </w:r>
      <w:r>
        <w:t>sprawdzonych i renomowanych technologii programistycznych</w:t>
      </w:r>
      <w:r w:rsidR="0040741B">
        <w:t xml:space="preserve"> do tworzenia aplikacji jednostronicowych</w:t>
      </w:r>
      <w:r w:rsidRPr="00E9719B">
        <w:t>. Najbardziej popularnymi oraz przyjaznymi dla programisty technologi</w:t>
      </w:r>
      <w:r w:rsidR="00E246B8">
        <w:t>ami</w:t>
      </w:r>
      <w:r>
        <w:t xml:space="preserve"> opa</w:t>
      </w:r>
      <w:r w:rsidR="00E246B8">
        <w:t>rtymi</w:t>
      </w:r>
      <w:r>
        <w:t xml:space="preserve"> o język Java</w:t>
      </w:r>
      <w:r w:rsidR="00563F65">
        <w:t>S</w:t>
      </w:r>
      <w:r>
        <w:t>cript</w:t>
      </w:r>
      <w:r w:rsidRPr="00E9719B">
        <w:t xml:space="preserve"> pozwalające utworzyć </w:t>
      </w:r>
      <w:r w:rsidRPr="00E9719B">
        <w:rPr>
          <w:i/>
          <w:iCs/>
        </w:rPr>
        <w:t>Single Page Application</w:t>
      </w:r>
      <w:r w:rsidRPr="00E9719B">
        <w:t xml:space="preserve"> są</w:t>
      </w:r>
      <w:r w:rsidR="00563F65">
        <w:t xml:space="preserve"> wspomniane wcześniej</w:t>
      </w:r>
      <w:r w:rsidRPr="00E9719B">
        <w:t xml:space="preserve"> Angular, React.JS </w:t>
      </w:r>
      <w:r w:rsidR="00E246B8">
        <w:t>oraz</w:t>
      </w:r>
      <w:r w:rsidRPr="00E9719B">
        <w:t xml:space="preserve"> Vue.JS. </w:t>
      </w:r>
      <w:r w:rsidR="00563F65">
        <w:t xml:space="preserve">Typowa aplikacja internetowa składa się z dwóch warstw: wspomniany </w:t>
      </w:r>
      <w:r w:rsidR="00563F65" w:rsidRPr="00213800">
        <w:rPr>
          <w:i/>
          <w:iCs/>
        </w:rPr>
        <w:t>backend</w:t>
      </w:r>
      <w:r w:rsidR="00213800" w:rsidRPr="00213800">
        <w:t xml:space="preserve">, </w:t>
      </w:r>
      <w:r w:rsidR="00213800">
        <w:t>którego</w:t>
      </w:r>
      <w:r w:rsidR="00563F65">
        <w:t xml:space="preserve"> częścią ma być REST API</w:t>
      </w:r>
      <w:r w:rsidR="00213800">
        <w:t xml:space="preserve"> oraz</w:t>
      </w:r>
      <w:r w:rsidR="00563F65">
        <w:t xml:space="preserve"> </w:t>
      </w:r>
      <w:r w:rsidR="00563F65" w:rsidRPr="00213800">
        <w:rPr>
          <w:i/>
          <w:iCs/>
        </w:rPr>
        <w:t>frontend</w:t>
      </w:r>
      <w:r w:rsidR="00563F65">
        <w:t xml:space="preserve"> definiujący aplikację</w:t>
      </w:r>
      <w:r w:rsidR="00213800">
        <w:t xml:space="preserve"> jednostronicową</w:t>
      </w:r>
      <w:r w:rsidR="00563F65">
        <w:t xml:space="preserve"> utworzoną w oparciu o jedną z powyższych technologii</w:t>
      </w:r>
      <w:r w:rsidR="00213800">
        <w:t xml:space="preserve">. Alternatywnie </w:t>
      </w:r>
      <w:r w:rsidR="00213800" w:rsidRPr="00213800">
        <w:rPr>
          <w:i/>
          <w:iCs/>
        </w:rPr>
        <w:t>frontend</w:t>
      </w:r>
      <w:r w:rsidR="00213800">
        <w:t xml:space="preserve"> jest nazywany </w:t>
      </w:r>
      <w:proofErr w:type="gramStart"/>
      <w:r w:rsidR="00213800">
        <w:t>warstwą</w:t>
      </w:r>
      <w:proofErr w:type="gramEnd"/>
      <w:r w:rsidR="00213800">
        <w:t xml:space="preserve"> z którą użytkownik wchodzi w bezpośrednią interakcję w celu zarządzania danymi poprzez podłączony </w:t>
      </w:r>
      <w:r w:rsidR="00213800" w:rsidRPr="00213800">
        <w:rPr>
          <w:i/>
          <w:iCs/>
        </w:rPr>
        <w:t>backend</w:t>
      </w:r>
      <w:r w:rsidR="00213800">
        <w:t>.</w:t>
      </w:r>
    </w:p>
    <w:p w14:paraId="6E6AAF62" w14:textId="329384DD" w:rsidR="00EB77EC" w:rsidRDefault="00E75B62" w:rsidP="00EB77EC">
      <w:pPr>
        <w:pStyle w:val="Tekstpodstawowy"/>
        <w:spacing w:after="0" w:line="360" w:lineRule="auto"/>
        <w:ind w:firstLine="709"/>
        <w:jc w:val="both"/>
      </w:pPr>
      <w:r w:rsidRPr="00E9719B">
        <w:t>Jedną z najbardziej popularnych bibliotek do tworzenia aplikacji internetowych w przeciągu ostatniego dziesięciolecia była biblioteka o nazwie Angular.js.</w:t>
      </w:r>
      <w:r w:rsidR="0075709A" w:rsidRPr="00E9719B">
        <w:t xml:space="preserve"> </w:t>
      </w:r>
      <w:r w:rsidR="00DC0CAC">
        <w:t>Tak</w:t>
      </w:r>
      <w:r w:rsidR="0075709A" w:rsidRPr="00E9719B">
        <w:t xml:space="preserve"> jak każda inna </w:t>
      </w:r>
      <w:r w:rsidR="0075709A" w:rsidRPr="00500CE1">
        <w:lastRenderedPageBreak/>
        <w:t>biblioteka</w:t>
      </w:r>
      <w:r w:rsidR="0075709A" w:rsidRPr="00E9719B">
        <w:t xml:space="preserve"> lub </w:t>
      </w:r>
      <w:r w:rsidR="0075709A" w:rsidRPr="00500CE1">
        <w:t>framework</w:t>
      </w:r>
      <w:r w:rsidR="0075709A" w:rsidRPr="00E9719B">
        <w:rPr>
          <w:i/>
          <w:iCs/>
        </w:rPr>
        <w:t xml:space="preserve"> </w:t>
      </w:r>
      <w:r w:rsidR="0075709A" w:rsidRPr="00E9719B">
        <w:t xml:space="preserve">służyła ona do ułatwiania tworzenia małych </w:t>
      </w:r>
      <w:r w:rsidR="00DC0CAC">
        <w:t>i</w:t>
      </w:r>
      <w:r w:rsidR="0075709A" w:rsidRPr="00E9719B">
        <w:t xml:space="preserve"> dużych aplikacji internetowych, a także pozwalała budować</w:t>
      </w:r>
      <w:r w:rsidR="00E246B8">
        <w:t xml:space="preserve"> </w:t>
      </w:r>
      <w:r w:rsidR="00E246B8" w:rsidRPr="00E9719B">
        <w:t>dynamiczne widoki</w:t>
      </w:r>
      <w:r w:rsidR="00E246B8">
        <w:t xml:space="preserve"> zamiast </w:t>
      </w:r>
      <w:r w:rsidR="0075709A" w:rsidRPr="00E9719B">
        <w:t xml:space="preserve">statycznych stron internetowych. </w:t>
      </w:r>
      <w:r w:rsidR="00DC0CAC">
        <w:t>Jednak w</w:t>
      </w:r>
      <w:r w:rsidR="0075709A" w:rsidRPr="00E9719B">
        <w:t xml:space="preserve"> maju 2016 roku została wydana ostateczna wersja zupełnie nowe</w:t>
      </w:r>
      <w:r w:rsidR="00DC0CAC">
        <w:t>go</w:t>
      </w:r>
      <w:r w:rsidR="0075709A" w:rsidRPr="00E9719B">
        <w:t xml:space="preserve"> </w:t>
      </w:r>
      <w:r w:rsidR="00DC0CAC">
        <w:t>framework’a</w:t>
      </w:r>
      <w:r w:rsidR="00485BCB">
        <w:t xml:space="preserve"> </w:t>
      </w:r>
      <w:r w:rsidR="00DC0CAC">
        <w:t xml:space="preserve">o </w:t>
      </w:r>
      <w:r w:rsidR="00485BCB">
        <w:t>nazwie</w:t>
      </w:r>
      <w:r w:rsidR="0075709A" w:rsidRPr="00E9719B">
        <w:t xml:space="preserve"> Angular, wspieran</w:t>
      </w:r>
      <w:r w:rsidR="00335810">
        <w:t>ego</w:t>
      </w:r>
      <w:r w:rsidR="00356B9B">
        <w:t xml:space="preserve"> </w:t>
      </w:r>
      <w:r w:rsidR="006B478D">
        <w:t>i rozbudowywan</w:t>
      </w:r>
      <w:r w:rsidR="00335810">
        <w:t>ego</w:t>
      </w:r>
      <w:r w:rsidR="0075709A" w:rsidRPr="00E9719B">
        <w:t xml:space="preserve"> przez zespół</w:t>
      </w:r>
      <w:r w:rsidR="00485BCB">
        <w:t xml:space="preserve"> </w:t>
      </w:r>
      <w:r w:rsidR="0075709A" w:rsidRPr="00E9719B">
        <w:t xml:space="preserve">Google </w:t>
      </w:r>
      <w:r w:rsidR="006B478D">
        <w:t xml:space="preserve">oraz społeczność </w:t>
      </w:r>
      <w:r w:rsidR="0075709A" w:rsidRPr="00E9719B">
        <w:t>i</w:t>
      </w:r>
      <w:r w:rsidR="00335810">
        <w:t xml:space="preserve"> </w:t>
      </w:r>
      <w:r w:rsidR="00335810">
        <w:t>zazwyczaj</w:t>
      </w:r>
      <w:r w:rsidR="00335810">
        <w:t xml:space="preserve"> aktualizowanego </w:t>
      </w:r>
      <w:r w:rsidR="0075709A" w:rsidRPr="00E9719B">
        <w:t>co sześć miesięcy</w:t>
      </w:r>
      <w:r w:rsidR="008B7893">
        <w:rPr>
          <w:rStyle w:val="Odwoanieprzypisudolnego"/>
        </w:rPr>
        <w:footnoteReference w:id="29"/>
      </w:r>
      <w:r w:rsidR="0075709A" w:rsidRPr="00E9719B">
        <w:t>.</w:t>
      </w:r>
    </w:p>
    <w:p w14:paraId="29FAB396" w14:textId="39201BE1" w:rsidR="00EB77EC" w:rsidRDefault="00EB77EC" w:rsidP="00EB77EC">
      <w:pPr>
        <w:pStyle w:val="Tekstpodstawowy"/>
        <w:spacing w:after="0" w:line="360" w:lineRule="auto"/>
        <w:ind w:firstLine="709"/>
        <w:jc w:val="both"/>
      </w:pPr>
      <w:r>
        <w:t>Celem tej technologii jest umożliwienie łatwego i efektywnego budowania aplikacji jednostronicowych w oparciu o język TypeScript</w:t>
      </w:r>
      <w:r w:rsidR="00FE589C">
        <w:rPr>
          <w:rStyle w:val="Odwoanieprzypisudolnego"/>
        </w:rPr>
        <w:footnoteReference w:id="30"/>
      </w:r>
      <w:r w:rsidR="00FE589C">
        <w:t xml:space="preserve"> i HTML</w:t>
      </w:r>
      <w:r w:rsidR="00335810">
        <w:t>5</w:t>
      </w:r>
      <w:r w:rsidR="00FE589C">
        <w:t>. Każda aplikacja utworzona w Angularze powinna składać się z</w:t>
      </w:r>
      <w:r w:rsidR="00335810">
        <w:t xml:space="preserve"> </w:t>
      </w:r>
      <w:r w:rsidR="00335810">
        <w:t>przynajmniej</w:t>
      </w:r>
      <w:r w:rsidR="00FE589C">
        <w:t xml:space="preserve"> jednej klasy oznaczonej dekoratorem @</w:t>
      </w:r>
      <w:r w:rsidR="00FE589C" w:rsidRPr="00FE589C">
        <w:t>NgModule</w:t>
      </w:r>
      <w:r w:rsidR="00FE589C">
        <w:t xml:space="preserve"> oraz modułu routing’u</w:t>
      </w:r>
      <w:r w:rsidR="004C0281">
        <w:t>, jednak</w:t>
      </w:r>
      <w:r w:rsidR="00335810">
        <w:t xml:space="preserve"> zazwyczaj,</w:t>
      </w:r>
      <w:r w:rsidR="004C0281">
        <w:t xml:space="preserve"> w zależności od rozmiaru</w:t>
      </w:r>
      <w:r w:rsidR="00335810">
        <w:t>,</w:t>
      </w:r>
      <w:r w:rsidR="004C0281">
        <w:t xml:space="preserve"> </w:t>
      </w:r>
      <w:r w:rsidR="00335810">
        <w:t>aplikacja</w:t>
      </w:r>
      <w:r w:rsidR="00335810">
        <w:t xml:space="preserve"> </w:t>
      </w:r>
      <w:r w:rsidR="004C0281">
        <w:t>składa się z dużo większej ilości modułów, na przykład</w:t>
      </w:r>
      <w:r w:rsidR="00335810">
        <w:t xml:space="preserve"> </w:t>
      </w:r>
      <w:r w:rsidR="00335810">
        <w:t>definiujących</w:t>
      </w:r>
      <w:r w:rsidR="004C0281">
        <w:t xml:space="preserve"> podstrony oraz podzielon</w:t>
      </w:r>
      <w:r w:rsidR="00335810">
        <w:t>e</w:t>
      </w:r>
      <w:r w:rsidR="004C0281">
        <w:t xml:space="preserve"> moduł</w:t>
      </w:r>
      <w:r w:rsidR="00335810">
        <w:t>y</w:t>
      </w:r>
      <w:r w:rsidR="004C0281">
        <w:t xml:space="preserve"> routing’u</w:t>
      </w:r>
      <w:r w:rsidR="00FE589C">
        <w:t>.</w:t>
      </w:r>
      <w:r w:rsidR="004C0281">
        <w:t xml:space="preserve"> Ten </w:t>
      </w:r>
      <w:r w:rsidR="00FE589C">
        <w:t>moduł</w:t>
      </w:r>
      <w:r w:rsidR="00335810">
        <w:t>,</w:t>
      </w:r>
      <w:r w:rsidR="00FE589C">
        <w:t xml:space="preserve"> </w:t>
      </w:r>
      <w:r w:rsidR="004C0281">
        <w:t>podobnie jak inne</w:t>
      </w:r>
      <w:r w:rsidR="00335810">
        <w:t>,</w:t>
      </w:r>
      <w:r w:rsidR="004C0281">
        <w:t xml:space="preserve"> </w:t>
      </w:r>
      <w:r w:rsidR="00FE589C">
        <w:t>przyjmuj</w:t>
      </w:r>
      <w:r w:rsidR="004C0281">
        <w:t>e</w:t>
      </w:r>
      <w:r w:rsidR="00FE589C">
        <w:t xml:space="preserve"> obiekt metadanych definiując</w:t>
      </w:r>
      <w:r w:rsidR="00335810">
        <w:t>y</w:t>
      </w:r>
      <w:r w:rsidR="00FE589C">
        <w:t xml:space="preserve"> początkowe parametry działania aplikacji i typowo składa się z tych właściwości:</w:t>
      </w:r>
    </w:p>
    <w:p w14:paraId="054ED150" w14:textId="22024533" w:rsidR="00FE589C" w:rsidRDefault="004C0281" w:rsidP="00E23472">
      <w:pPr>
        <w:pStyle w:val="Tekstpodstawowy"/>
        <w:numPr>
          <w:ilvl w:val="0"/>
          <w:numId w:val="21"/>
        </w:numPr>
        <w:spacing w:after="0" w:line="360" w:lineRule="auto"/>
        <w:ind w:left="714" w:hanging="357"/>
        <w:jc w:val="both"/>
      </w:pPr>
      <w:r>
        <w:t>d</w:t>
      </w:r>
      <w:r w:rsidR="00FE589C">
        <w:t>eclarations</w:t>
      </w:r>
      <w:r>
        <w:t xml:space="preserve"> to właściwość przyjmująca tablicę komponentów zarejestrowanych w aplikacji i widocznych w granicach modułu</w:t>
      </w:r>
    </w:p>
    <w:p w14:paraId="074451C0" w14:textId="4C2582C7" w:rsidR="004C0281" w:rsidRDefault="004C0281" w:rsidP="00E23472">
      <w:pPr>
        <w:pStyle w:val="Tekstpodstawowy"/>
        <w:numPr>
          <w:ilvl w:val="0"/>
          <w:numId w:val="21"/>
        </w:numPr>
        <w:spacing w:after="0" w:line="360" w:lineRule="auto"/>
        <w:ind w:left="714" w:hanging="357"/>
        <w:jc w:val="both"/>
      </w:pPr>
      <w:r>
        <w:t>imports to właściwość przyjmująca tablicę modułów</w:t>
      </w:r>
      <w:r w:rsidRPr="004C0281">
        <w:t xml:space="preserve"> </w:t>
      </w:r>
      <w:r>
        <w:t>zarejestrowanych w aplikacji i widocznych w granicach modułu</w:t>
      </w:r>
    </w:p>
    <w:p w14:paraId="4787CA5C" w14:textId="5616F08C" w:rsidR="00776005" w:rsidRDefault="004C0281" w:rsidP="00E23472">
      <w:pPr>
        <w:pStyle w:val="Tekstpodstawowy"/>
        <w:numPr>
          <w:ilvl w:val="0"/>
          <w:numId w:val="21"/>
        </w:numPr>
        <w:spacing w:after="0" w:line="360" w:lineRule="auto"/>
        <w:ind w:left="714" w:hanging="357"/>
        <w:jc w:val="both"/>
      </w:pPr>
      <w:r>
        <w:t xml:space="preserve">providers to właściwość </w:t>
      </w:r>
      <w:r w:rsidR="00776005">
        <w:t>przyjmująca tablicę serwisów zarejestrowanych w aplikacji i widocznych w granicach modułu</w:t>
      </w:r>
    </w:p>
    <w:p w14:paraId="259224EC" w14:textId="4917060C" w:rsidR="004C0281" w:rsidRDefault="00776005" w:rsidP="00E23472">
      <w:pPr>
        <w:pStyle w:val="Tekstpodstawowy"/>
        <w:numPr>
          <w:ilvl w:val="0"/>
          <w:numId w:val="21"/>
        </w:numPr>
        <w:spacing w:after="0" w:line="360" w:lineRule="auto"/>
        <w:ind w:left="714" w:hanging="357"/>
        <w:jc w:val="both"/>
      </w:pPr>
      <w:r>
        <w:t xml:space="preserve">bootstrap to właściwość najczęściej wykorzystywana tylko w pierwszym </w:t>
      </w:r>
      <w:r w:rsidR="003975FD">
        <w:t>modułu aplikacji, przyjmująca drzewo komponentów, które powinny zostać przeniesione do początkowego stanu DOM</w:t>
      </w:r>
    </w:p>
    <w:p w14:paraId="72AC7096" w14:textId="54508F8E" w:rsidR="003975FD" w:rsidRDefault="00EB5D46" w:rsidP="00E35060">
      <w:pPr>
        <w:pStyle w:val="Tekstpodstawowy"/>
        <w:spacing w:after="0" w:line="360" w:lineRule="auto"/>
        <w:ind w:firstLine="709"/>
        <w:jc w:val="both"/>
      </w:pPr>
      <w:r>
        <w:t>Opisane wyżej podejście dzielenia modułu na podmoduły sprawia, że całe moduły mogą zostać w łatwy sposób przeniesione z jednego projektu do innego, a utrzymywanie i rozwój aplikacji staje się dużo łatwiejsz</w:t>
      </w:r>
      <w:r w:rsidR="00E81BBF">
        <w:t>y</w:t>
      </w:r>
      <w:r>
        <w:t xml:space="preserve">. Oprócz tego stosując to podejście programista może korzystać z </w:t>
      </w:r>
      <w:r w:rsidR="008074DF">
        <w:t>tak zwanego</w:t>
      </w:r>
      <w:r w:rsidR="00E81BBF">
        <w:t xml:space="preserve"> mechanizmu</w:t>
      </w:r>
      <w:r w:rsidR="008074DF">
        <w:t xml:space="preserve"> </w:t>
      </w:r>
      <w:r w:rsidR="008074DF" w:rsidRPr="008074DF">
        <w:rPr>
          <w:i/>
          <w:iCs/>
        </w:rPr>
        <w:t>lazy loading</w:t>
      </w:r>
      <w:r w:rsidR="008074DF">
        <w:t>, które pozwala ładować całe moduły na żądanie</w:t>
      </w:r>
      <w:r w:rsidR="00E81BBF">
        <w:t>,</w:t>
      </w:r>
      <w:r w:rsidR="008074DF">
        <w:t xml:space="preserve"> sprawiając, że czas uruchamiania aplikacji skraca się, ponieważ zmniejsza się rozmiar początkowo uruchomianego bundle’a.</w:t>
      </w:r>
    </w:p>
    <w:p w14:paraId="78844162" w14:textId="0FF7CAB5" w:rsidR="008074DF" w:rsidRDefault="008074DF" w:rsidP="00E35060">
      <w:pPr>
        <w:pStyle w:val="Tekstpodstawowy"/>
        <w:spacing w:after="0" w:line="360" w:lineRule="auto"/>
        <w:ind w:firstLine="709"/>
        <w:jc w:val="both"/>
      </w:pPr>
      <w:r>
        <w:t xml:space="preserve">Drugim najważniejszym składnikiem każdej aplikacji są wspomniane wcześniej komponenty. </w:t>
      </w:r>
      <w:r w:rsidR="00D01B34">
        <w:t>Tak samo jak w wypadku modułów każda aplikacja powinna mieć przynajmniej jeden główny komponent, który łączy inne komponenty w całość. Właśnie ten komponent jest elementem</w:t>
      </w:r>
      <w:r w:rsidR="00E81BBF">
        <w:t xml:space="preserve"> przekazywanym do</w:t>
      </w:r>
      <w:r w:rsidR="00D01B34">
        <w:t xml:space="preserve"> właściwości</w:t>
      </w:r>
      <w:r w:rsidR="00E81BBF">
        <w:t xml:space="preserve"> </w:t>
      </w:r>
      <w:r w:rsidR="00E81BBF">
        <w:t>bootstrap</w:t>
      </w:r>
      <w:r w:rsidR="00E81BBF">
        <w:t xml:space="preserve"> z</w:t>
      </w:r>
      <w:r w:rsidR="00D01B34">
        <w:t xml:space="preserve"> </w:t>
      </w:r>
      <w:r w:rsidR="00E81BBF">
        <w:t>modułu</w:t>
      </w:r>
      <w:r w:rsidR="00E81BBF">
        <w:t xml:space="preserve"> </w:t>
      </w:r>
      <w:r w:rsidR="00D01B34">
        <w:t xml:space="preserve">głównego. Zazwyczaj każdy </w:t>
      </w:r>
      <w:r w:rsidR="00D01B34">
        <w:lastRenderedPageBreak/>
        <w:t>komponent w Angularze składa się z przynajmniej trzech plików</w:t>
      </w:r>
      <w:r w:rsidR="00CD722C">
        <w:rPr>
          <w:rStyle w:val="Odwoanieprzypisudolnego"/>
        </w:rPr>
        <w:footnoteReference w:id="31"/>
      </w:r>
      <w:r w:rsidR="00D01B34">
        <w:t>:</w:t>
      </w:r>
    </w:p>
    <w:p w14:paraId="7778898B" w14:textId="6694E24E" w:rsidR="00D01B34" w:rsidRDefault="00D01B34" w:rsidP="00D01B34">
      <w:pPr>
        <w:pStyle w:val="Tekstpodstawowy"/>
        <w:numPr>
          <w:ilvl w:val="0"/>
          <w:numId w:val="22"/>
        </w:numPr>
        <w:spacing w:after="0" w:line="360" w:lineRule="auto"/>
        <w:jc w:val="both"/>
      </w:pPr>
      <w:r>
        <w:t xml:space="preserve">Skrypty komponentu. Jest to plik skryptów TypeScript, który ma zawrzeć definicję i implementację klasy oznaczonej dekoratorem @Component przyjmującego obiekt metadanych </w:t>
      </w:r>
      <w:r w:rsidR="00A41BC2">
        <w:t xml:space="preserve">definiujących ów komponent. Zazwyczaj ten obiekt przyjmuje trzy właściwości. Pierwsza z nich to selector, która ma definiować nazwę komponentu do wykorzystania w widokach, na przykład główny komponent zazwyczaj jest definiowany przez selektor app-root, a dostęp do niego w widoku uzyskuje się poprzez kod HTML &lt;app-root&gt;&lt;/app-root&gt;. </w:t>
      </w:r>
      <w:r w:rsidR="005862A2">
        <w:t>Zazwyczaj d</w:t>
      </w:r>
      <w:r w:rsidR="00A41BC2">
        <w:t>rugą właściwością jest</w:t>
      </w:r>
      <w:r w:rsidR="00523BB5">
        <w:t xml:space="preserve"> template albo</w:t>
      </w:r>
      <w:r w:rsidR="00A41BC2">
        <w:t xml:space="preserve"> tempalteUrl</w:t>
      </w:r>
      <w:r w:rsidR="00523BB5">
        <w:t xml:space="preserve"> – pierwsza może przyjąć kod HTML komponentu, ale druga</w:t>
      </w:r>
      <w:r w:rsidR="00A41BC2">
        <w:t xml:space="preserve"> przyjmuj</w:t>
      </w:r>
      <w:r w:rsidR="00523BB5">
        <w:t xml:space="preserve">e </w:t>
      </w:r>
      <w:r w:rsidR="00A41BC2">
        <w:t xml:space="preserve">ciąg znaków definiujących </w:t>
      </w:r>
      <w:r w:rsidR="00523BB5">
        <w:t>ścieżkę do pliku</w:t>
      </w:r>
      <w:r w:rsidR="005862A2">
        <w:t xml:space="preserve"> z kodem</w:t>
      </w:r>
      <w:r w:rsidR="00523BB5">
        <w:t xml:space="preserve"> HTML komponentu. Trzecią i ostatnią tutaj opisywaną właściwością jest styles lub styleUrls – pierwsza przyjmuje tablicę ciągu znaków</w:t>
      </w:r>
      <w:r w:rsidR="0026173D">
        <w:t xml:space="preserve"> definiującą</w:t>
      </w:r>
      <w:r w:rsidR="00523BB5">
        <w:t xml:space="preserve"> style komponentu, a druga </w:t>
      </w:r>
      <w:r w:rsidR="0026173D">
        <w:t xml:space="preserve">ma przyjmować tablicę ścieżek do plików zawierających style komponentu. Oprócz tego obiektu wspomniana klasa może składać się z danych definiowanych przez zmienne, które mogą </w:t>
      </w:r>
      <w:r w:rsidR="005862A2">
        <w:t xml:space="preserve">być </w:t>
      </w:r>
      <w:r w:rsidR="0026173D">
        <w:t>używane przez widok lub metod reagujących na wydarzenia wewnątrz komponentu, na przykład wciśnięcie przycisku</w:t>
      </w:r>
    </w:p>
    <w:p w14:paraId="71E004BC" w14:textId="5E5F04A2" w:rsidR="0026173D" w:rsidRDefault="00461B7F" w:rsidP="00D01B34">
      <w:pPr>
        <w:pStyle w:val="Tekstpodstawowy"/>
        <w:numPr>
          <w:ilvl w:val="0"/>
          <w:numId w:val="22"/>
        </w:numPr>
        <w:spacing w:after="0" w:line="360" w:lineRule="auto"/>
        <w:jc w:val="both"/>
      </w:pPr>
      <w:r>
        <w:rPr>
          <w:i/>
          <w:iCs/>
        </w:rPr>
        <w:t>T</w:t>
      </w:r>
      <w:r w:rsidR="009B6A16" w:rsidRPr="009B6A16">
        <w:rPr>
          <w:i/>
          <w:iCs/>
        </w:rPr>
        <w:t>emplate syntax</w:t>
      </w:r>
      <w:r w:rsidR="0026173D">
        <w:t xml:space="preserve">. </w:t>
      </w:r>
      <w:r w:rsidR="009B6A16">
        <w:t>Jest to plik, który oprócz kodu HTML zawiera elementy dostarczane przez framework. Jednym z takich elementów mogą być dyrektywy</w:t>
      </w:r>
      <w:r w:rsidR="009A50B4">
        <w:t>. Na przykład,</w:t>
      </w:r>
      <w:r w:rsidR="009B6A16">
        <w:t xml:space="preserve"> *ngIf</w:t>
      </w:r>
      <w:r w:rsidR="009A50B4">
        <w:t xml:space="preserve"> to </w:t>
      </w:r>
      <w:proofErr w:type="gramStart"/>
      <w:r w:rsidR="009A50B4">
        <w:t>dyrektywa</w:t>
      </w:r>
      <w:proofErr w:type="gramEnd"/>
      <w:r w:rsidR="009A50B4">
        <w:t xml:space="preserve"> której</w:t>
      </w:r>
      <w:r w:rsidR="009B6A16">
        <w:t xml:space="preserve"> używa się do warunkowego wyświetlania pewnych bloków kodu HTML. Drugim elementem jest mechanizm </w:t>
      </w:r>
      <w:r w:rsidR="009B6A16" w:rsidRPr="009B6A16">
        <w:rPr>
          <w:i/>
          <w:iCs/>
        </w:rPr>
        <w:t>data binding</w:t>
      </w:r>
      <w:r w:rsidR="00772B74">
        <w:t>,</w:t>
      </w:r>
      <w:r w:rsidR="009B6A16">
        <w:t xml:space="preserve"> łączący widok ze skryptami komponentu. </w:t>
      </w:r>
      <w:r w:rsidR="005862A2">
        <w:t>T</w:t>
      </w:r>
      <w:r w:rsidR="009B6A16">
        <w:t xml:space="preserve">en mechanizm składa się z </w:t>
      </w:r>
      <w:r w:rsidR="009A50B4">
        <w:t>trzech innych mechanizmów</w:t>
      </w:r>
      <w:r w:rsidR="005862A2">
        <w:t>.</w:t>
      </w:r>
      <w:r w:rsidR="009A50B4">
        <w:t xml:space="preserve"> </w:t>
      </w:r>
      <w:r w:rsidR="005862A2">
        <w:t xml:space="preserve">Pierwszy to </w:t>
      </w:r>
      <w:r w:rsidR="005862A2">
        <w:rPr>
          <w:i/>
          <w:iCs/>
        </w:rPr>
        <w:t>p</w:t>
      </w:r>
      <w:r w:rsidR="009A50B4" w:rsidRPr="009A50B4">
        <w:rPr>
          <w:i/>
          <w:iCs/>
        </w:rPr>
        <w:t>roperty binding</w:t>
      </w:r>
      <w:r w:rsidR="005862A2">
        <w:t>,</w:t>
      </w:r>
      <w:r w:rsidR="009A50B4">
        <w:t xml:space="preserve"> </w:t>
      </w:r>
      <w:r w:rsidR="005862A2">
        <w:t xml:space="preserve">który </w:t>
      </w:r>
      <w:r w:rsidR="009A50B4">
        <w:t>pozwala na przekazanie i łącz</w:t>
      </w:r>
      <w:r w:rsidR="005862A2">
        <w:t>e</w:t>
      </w:r>
      <w:r w:rsidR="009A50B4">
        <w:t>nie właściwości komponentu rodzica z komponentami dzieć</w:t>
      </w:r>
      <w:r w:rsidR="005862A2">
        <w:t>mi. Drugi to mechanizm</w:t>
      </w:r>
      <w:r w:rsidR="009A50B4">
        <w:t xml:space="preserve"> interpolacji wykorzystywanej do wyświetlania danych pobranych ze skryptów w widoku oraz wykorzystywan</w:t>
      </w:r>
      <w:r w:rsidR="00772B74">
        <w:t>y</w:t>
      </w:r>
      <w:r w:rsidR="009A50B4">
        <w:t xml:space="preserve"> do wiązania wydarzeń ze zdefiniowanymi metodami skryptu komponentu</w:t>
      </w:r>
      <w:r w:rsidR="00772B74">
        <w:t xml:space="preserve"> </w:t>
      </w:r>
      <w:r w:rsidR="00772B74" w:rsidRPr="009A50B4">
        <w:rPr>
          <w:i/>
          <w:iCs/>
        </w:rPr>
        <w:t>event binding</w:t>
      </w:r>
      <w:r w:rsidR="009A50B4">
        <w:t xml:space="preserve">. Trzecim elementem jest </w:t>
      </w:r>
      <w:r w:rsidR="009A50B4" w:rsidRPr="00772B74">
        <w:rPr>
          <w:i/>
          <w:iCs/>
        </w:rPr>
        <w:t>pipe</w:t>
      </w:r>
      <w:r w:rsidR="00CD722C">
        <w:t>, który może być używany do transformacji wyświetlanych wartości</w:t>
      </w:r>
      <w:r w:rsidR="008D0A5E">
        <w:t xml:space="preserve">. Czwartym i ostatnim elementem są </w:t>
      </w:r>
      <w:r w:rsidR="00B41FE8">
        <w:t xml:space="preserve">dyrektywy atrybutów lub </w:t>
      </w:r>
      <w:r w:rsidR="00B41FE8" w:rsidRPr="00B41FE8">
        <w:rPr>
          <w:i/>
          <w:iCs/>
        </w:rPr>
        <w:t>attribute directives</w:t>
      </w:r>
      <w:r w:rsidR="00772B74">
        <w:t>,</w:t>
      </w:r>
      <w:r w:rsidR="00B41FE8">
        <w:t xml:space="preserve"> zazwyczaj używane do zmian</w:t>
      </w:r>
      <w:r w:rsidR="00772B74">
        <w:t>y</w:t>
      </w:r>
      <w:r w:rsidR="00B41FE8">
        <w:t xml:space="preserve"> wyglądu lub zachowań elementów DOM</w:t>
      </w:r>
    </w:p>
    <w:p w14:paraId="2658791D" w14:textId="2B750656" w:rsidR="00E35060" w:rsidRDefault="00E35060" w:rsidP="00D01B34">
      <w:pPr>
        <w:pStyle w:val="Tekstpodstawowy"/>
        <w:numPr>
          <w:ilvl w:val="0"/>
          <w:numId w:val="22"/>
        </w:numPr>
        <w:spacing w:after="0" w:line="360" w:lineRule="auto"/>
        <w:jc w:val="both"/>
      </w:pPr>
      <w:r>
        <w:t>Style. Jest to jeden lub kilka plików przechowujących style elementów komponentu. Do tworzenia stylów może być używany zwykły CSS lub rozszerzenia typu SCSS, SASS</w:t>
      </w:r>
    </w:p>
    <w:p w14:paraId="1457FC38" w14:textId="3539F8BE" w:rsidR="00E35060" w:rsidRDefault="00E35060" w:rsidP="00816516">
      <w:pPr>
        <w:pStyle w:val="Tekstpodstawowy"/>
        <w:spacing w:after="0" w:line="360" w:lineRule="auto"/>
        <w:ind w:firstLine="709"/>
        <w:jc w:val="both"/>
      </w:pPr>
      <w:r>
        <w:t>Trzecim najważniejszym składnikiem aplikacji są serwisy. Serwisy to klasy zawierające logikę i dane, które mogą być wstrzykiwane i wykorzystywane przez różne komponenty.</w:t>
      </w:r>
      <w:r w:rsidR="00816516">
        <w:t xml:space="preserve"> To </w:t>
      </w:r>
      <w:r w:rsidR="00816516">
        <w:lastRenderedPageBreak/>
        <w:t xml:space="preserve">właśnie z poziomu serwisów powinna odbywać się komunikacja z backend’em. Każdy serwis podobnie jak komponent lub moduł powinien być oznaczony dekoratorem @Injectable, który sprawia, że serwis jest dostępny do wstrzykiwania w komponentach lub innych serwisach. Jak wspomniano </w:t>
      </w:r>
      <w:r w:rsidR="0086658B">
        <w:t>wcześniej</w:t>
      </w:r>
      <w:r w:rsidR="00816516">
        <w:t xml:space="preserve"> każdy serwis ma zakres widoczności zdefiniowany przez moduł, jednak alternatywnie zakres widoczności serwisu może być zdefiniowany przez tenże dekorator @Injectable i właściwość providedIn obiektu metadanych</w:t>
      </w:r>
      <w:r w:rsidR="00356B9B">
        <w:rPr>
          <w:rStyle w:val="Odwoanieprzypisudolnego"/>
        </w:rPr>
        <w:footnoteReference w:id="32"/>
      </w:r>
      <w:r w:rsidR="00EC2E92">
        <w:t>.</w:t>
      </w:r>
    </w:p>
    <w:p w14:paraId="270D33BF" w14:textId="697CA46B" w:rsidR="00CA5EF4" w:rsidRDefault="00EC2E92" w:rsidP="00CA5EF4">
      <w:pPr>
        <w:pStyle w:val="Tekstpodstawowy"/>
        <w:spacing w:line="360" w:lineRule="auto"/>
        <w:ind w:firstLine="709"/>
        <w:jc w:val="both"/>
      </w:pPr>
      <w:r>
        <w:t>Inną wspomnianą zaletą SPA jest możliwość zarządzania stane</w:t>
      </w:r>
      <w:r w:rsidR="00CA5EF4">
        <w:t>m</w:t>
      </w:r>
      <w:r>
        <w:t>.</w:t>
      </w:r>
      <w:r w:rsidR="00356B9B">
        <w:t xml:space="preserve"> </w:t>
      </w:r>
      <w:r w:rsidR="00772B74">
        <w:t>W gruncie rzeczy</w:t>
      </w:r>
      <w:r>
        <w:t xml:space="preserve"> </w:t>
      </w:r>
      <w:r w:rsidR="00356B9B">
        <w:t>s</w:t>
      </w:r>
      <w:r w:rsidR="00CA5EF4">
        <w:t xml:space="preserve">tan aplikacji określa przepływ danych w aplikacji. Zarządzanie stanem ułatwia wzorzec o nazwie </w:t>
      </w:r>
      <w:r w:rsidR="00CA5EF4" w:rsidRPr="002F79A2">
        <w:rPr>
          <w:i/>
          <w:iCs/>
        </w:rPr>
        <w:t>flux</w:t>
      </w:r>
      <w:r w:rsidR="00CA5EF4">
        <w:rPr>
          <w:rStyle w:val="Odwoanieprzypisudolnego"/>
        </w:rPr>
        <w:footnoteReference w:id="33"/>
      </w:r>
      <w:r w:rsidR="00CA5EF4">
        <w:t>, który jest wzorcem architektonicznym opisującym przepływ danych w oparciu o trzy główne części:</w:t>
      </w:r>
    </w:p>
    <w:p w14:paraId="4086FAE8" w14:textId="77777777" w:rsidR="00CA5EF4" w:rsidRDefault="00CA5EF4" w:rsidP="008B2890">
      <w:pPr>
        <w:pStyle w:val="Tekstpodstawowy"/>
        <w:numPr>
          <w:ilvl w:val="2"/>
          <w:numId w:val="3"/>
        </w:numPr>
        <w:spacing w:line="360" w:lineRule="auto"/>
        <w:ind w:left="714" w:hanging="357"/>
        <w:jc w:val="both"/>
      </w:pPr>
      <w:r w:rsidRPr="005923E2">
        <w:rPr>
          <w:i/>
          <w:iCs/>
        </w:rPr>
        <w:t>Dyspozytor</w:t>
      </w:r>
      <w:r>
        <w:t>, który jest odpowiedzialny za przesyłanie akcji do magazynu</w:t>
      </w:r>
    </w:p>
    <w:p w14:paraId="15546BED" w14:textId="77777777" w:rsidR="00CA5EF4" w:rsidRDefault="00CA5EF4" w:rsidP="008B2890">
      <w:pPr>
        <w:pStyle w:val="Tekstpodstawowy"/>
        <w:numPr>
          <w:ilvl w:val="2"/>
          <w:numId w:val="3"/>
        </w:numPr>
        <w:spacing w:line="360" w:lineRule="auto"/>
        <w:ind w:left="714" w:hanging="357"/>
        <w:jc w:val="both"/>
      </w:pPr>
      <w:r w:rsidRPr="005923E2">
        <w:rPr>
          <w:i/>
          <w:iCs/>
        </w:rPr>
        <w:t>Magazyn</w:t>
      </w:r>
      <w:r>
        <w:t xml:space="preserve"> lub </w:t>
      </w:r>
      <w:r w:rsidRPr="005923E2">
        <w:rPr>
          <w:i/>
          <w:iCs/>
        </w:rPr>
        <w:t>stan</w:t>
      </w:r>
      <w:r>
        <w:t>, który jest centralną jednostką systemu przechowującą dane</w:t>
      </w:r>
    </w:p>
    <w:p w14:paraId="62BD2E2D" w14:textId="77777777" w:rsidR="00CA5EF4" w:rsidRDefault="00CA5EF4" w:rsidP="008B2890">
      <w:pPr>
        <w:pStyle w:val="Tekstpodstawowy"/>
        <w:numPr>
          <w:ilvl w:val="2"/>
          <w:numId w:val="3"/>
        </w:numPr>
        <w:spacing w:line="360" w:lineRule="auto"/>
        <w:ind w:left="714" w:hanging="357"/>
        <w:jc w:val="both"/>
      </w:pPr>
      <w:r w:rsidRPr="005923E2">
        <w:rPr>
          <w:i/>
          <w:iCs/>
        </w:rPr>
        <w:t>Widok</w:t>
      </w:r>
      <w:r>
        <w:t>, który w zasadzie jest komponentem korzystającym z danych znajdujących się w magazynie</w:t>
      </w:r>
    </w:p>
    <w:p w14:paraId="0EA14E57" w14:textId="77777777" w:rsidR="00CA5EF4" w:rsidRDefault="00CA5EF4" w:rsidP="00CA5EF4">
      <w:pPr>
        <w:pStyle w:val="Tekstpodstawowy"/>
        <w:keepNext/>
        <w:spacing w:line="360" w:lineRule="auto"/>
        <w:jc w:val="both"/>
      </w:pPr>
      <w:r>
        <w:rPr>
          <w:noProof/>
        </w:rPr>
        <w:drawing>
          <wp:inline distT="0" distB="0" distL="0" distR="0" wp14:anchorId="326BC131" wp14:editId="6ADF3C5B">
            <wp:extent cx="3982085" cy="50990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2085" cy="509905"/>
                    </a:xfrm>
                    <a:prstGeom prst="rect">
                      <a:avLst/>
                    </a:prstGeom>
                    <a:noFill/>
                    <a:ln>
                      <a:noFill/>
                    </a:ln>
                  </pic:spPr>
                </pic:pic>
              </a:graphicData>
            </a:graphic>
          </wp:inline>
        </w:drawing>
      </w:r>
    </w:p>
    <w:p w14:paraId="0B913459" w14:textId="091B1241" w:rsidR="00CA5EF4" w:rsidRPr="0044172A" w:rsidRDefault="00CA5EF4" w:rsidP="0044172A">
      <w:pPr>
        <w:pStyle w:val="Legenda"/>
        <w:spacing w:line="360" w:lineRule="auto"/>
        <w:jc w:val="both"/>
        <w:rPr>
          <w:sz w:val="24"/>
          <w:szCs w:val="24"/>
        </w:rPr>
      </w:pPr>
      <w:bookmarkStart w:id="26" w:name="_Toc29377054"/>
      <w:r w:rsidRPr="002F79A2">
        <w:rPr>
          <w:sz w:val="24"/>
          <w:szCs w:val="24"/>
        </w:rPr>
        <w:t xml:space="preserve">Rysunek </w:t>
      </w:r>
      <w:r w:rsidRPr="002F79A2">
        <w:rPr>
          <w:sz w:val="24"/>
          <w:szCs w:val="24"/>
        </w:rPr>
        <w:fldChar w:fldCharType="begin"/>
      </w:r>
      <w:r w:rsidRPr="002F79A2">
        <w:rPr>
          <w:sz w:val="24"/>
          <w:szCs w:val="24"/>
        </w:rPr>
        <w:instrText xml:space="preserve"> SEQ Rysunek \* ARABIC </w:instrText>
      </w:r>
      <w:r w:rsidRPr="002F79A2">
        <w:rPr>
          <w:sz w:val="24"/>
          <w:szCs w:val="24"/>
        </w:rPr>
        <w:fldChar w:fldCharType="separate"/>
      </w:r>
      <w:r>
        <w:rPr>
          <w:noProof/>
          <w:sz w:val="24"/>
          <w:szCs w:val="24"/>
        </w:rPr>
        <w:t>1</w:t>
      </w:r>
      <w:r w:rsidRPr="002F79A2">
        <w:rPr>
          <w:sz w:val="24"/>
          <w:szCs w:val="24"/>
        </w:rPr>
        <w:fldChar w:fldCharType="end"/>
      </w:r>
      <w:r w:rsidRPr="002F79A2">
        <w:rPr>
          <w:sz w:val="24"/>
          <w:szCs w:val="24"/>
        </w:rPr>
        <w:t xml:space="preserve"> Flux - diagram przedstawiający podstawowy schemat przepływu danych</w:t>
      </w:r>
      <w:bookmarkEnd w:id="26"/>
    </w:p>
    <w:p w14:paraId="5C91E2F1" w14:textId="3741575E" w:rsidR="00CA5EF4" w:rsidRDefault="00CA5EF4" w:rsidP="00772B74">
      <w:pPr>
        <w:spacing w:line="360" w:lineRule="auto"/>
        <w:jc w:val="both"/>
      </w:pPr>
      <w:r>
        <w:t>Jak widać na diagramie oprócz powyższych trzech części ten wzorzec zawiera</w:t>
      </w:r>
      <w:r w:rsidR="00356B9B">
        <w:t xml:space="preserve"> również </w:t>
      </w:r>
      <w:r>
        <w:t>akcje, które składają się z metod przypisujących typy akcjom i dostarczających je do dyspozytora. Natywnie Angular zamiast programisty rozwiązuje większość problemów związanych z zarządzaniem stanem, ale z rozszerzeniem się aplikacji zachodzi konieczność skorzystania z dodatkowych narzędzi, z czego w kontekście aplikacji tworzonych w Angularze najpopularniejszym rozwiązaniem jest framework NgRx</w:t>
      </w:r>
      <w:r>
        <w:rPr>
          <w:rStyle w:val="Odwoanieprzypisudolnego"/>
        </w:rPr>
        <w:footnoteReference w:id="34"/>
      </w:r>
      <w:r>
        <w:t>.</w:t>
      </w:r>
    </w:p>
    <w:p w14:paraId="63BC229F" w14:textId="77777777" w:rsidR="00CA5EF4" w:rsidRDefault="00CA5EF4" w:rsidP="00CA5EF4">
      <w:pPr>
        <w:pStyle w:val="Tekstpodstawowy"/>
        <w:keepNext/>
        <w:spacing w:line="360" w:lineRule="auto"/>
        <w:jc w:val="both"/>
      </w:pPr>
      <w:r>
        <w:rPr>
          <w:noProof/>
        </w:rPr>
        <w:lastRenderedPageBreak/>
        <w:drawing>
          <wp:inline distT="0" distB="0" distL="0" distR="0" wp14:anchorId="111B5ACF" wp14:editId="61777277">
            <wp:extent cx="3452495" cy="193484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52495" cy="1934845"/>
                    </a:xfrm>
                    <a:prstGeom prst="rect">
                      <a:avLst/>
                    </a:prstGeom>
                    <a:noFill/>
                    <a:ln>
                      <a:noFill/>
                    </a:ln>
                  </pic:spPr>
                </pic:pic>
              </a:graphicData>
            </a:graphic>
          </wp:inline>
        </w:drawing>
      </w:r>
    </w:p>
    <w:p w14:paraId="122B80FE" w14:textId="377E6EAD" w:rsidR="00EC2E92" w:rsidRPr="00CA5EF4" w:rsidRDefault="00CA5EF4" w:rsidP="0044172A">
      <w:pPr>
        <w:pStyle w:val="Legenda"/>
        <w:spacing w:line="360" w:lineRule="auto"/>
        <w:jc w:val="both"/>
        <w:rPr>
          <w:sz w:val="24"/>
          <w:szCs w:val="24"/>
        </w:rPr>
      </w:pPr>
      <w:bookmarkStart w:id="33" w:name="_Toc29377055"/>
      <w:r w:rsidRPr="001377EA">
        <w:rPr>
          <w:sz w:val="24"/>
          <w:szCs w:val="24"/>
        </w:rPr>
        <w:t xml:space="preserve">Rysunek </w:t>
      </w:r>
      <w:r w:rsidRPr="001377EA">
        <w:rPr>
          <w:sz w:val="24"/>
          <w:szCs w:val="24"/>
        </w:rPr>
        <w:fldChar w:fldCharType="begin"/>
      </w:r>
      <w:r w:rsidRPr="001377EA">
        <w:rPr>
          <w:sz w:val="24"/>
          <w:szCs w:val="24"/>
        </w:rPr>
        <w:instrText xml:space="preserve"> SEQ Rysunek \* ARABIC </w:instrText>
      </w:r>
      <w:r w:rsidRPr="001377EA">
        <w:rPr>
          <w:sz w:val="24"/>
          <w:szCs w:val="24"/>
        </w:rPr>
        <w:fldChar w:fldCharType="separate"/>
      </w:r>
      <w:r>
        <w:rPr>
          <w:noProof/>
          <w:sz w:val="24"/>
          <w:szCs w:val="24"/>
        </w:rPr>
        <w:t>2</w:t>
      </w:r>
      <w:r w:rsidRPr="001377EA">
        <w:rPr>
          <w:sz w:val="24"/>
          <w:szCs w:val="24"/>
        </w:rPr>
        <w:fldChar w:fldCharType="end"/>
      </w:r>
      <w:r w:rsidRPr="001377EA">
        <w:rPr>
          <w:sz w:val="24"/>
          <w:szCs w:val="24"/>
        </w:rPr>
        <w:t xml:space="preserve"> Diagram przedstawiający ogólny schemat przepływu danych przy zarządzaniu stanem.</w:t>
      </w:r>
      <w:r>
        <w:rPr>
          <w:sz w:val="24"/>
          <w:szCs w:val="24"/>
        </w:rPr>
        <w:t xml:space="preserve"> Źródło: </w:t>
      </w:r>
      <w:hyperlink r:id="rId10" w:anchor="diagram" w:history="1">
        <w:r w:rsidRPr="001377EA">
          <w:rPr>
            <w:rStyle w:val="Hipercze"/>
            <w:sz w:val="24"/>
            <w:szCs w:val="24"/>
          </w:rPr>
          <w:t>https://ngrx.io/guide/store#diagram</w:t>
        </w:r>
        <w:bookmarkEnd w:id="33"/>
      </w:hyperlink>
    </w:p>
    <w:p w14:paraId="001053B6" w14:textId="45C1692B" w:rsidR="00ED4E8F" w:rsidRDefault="0040741B" w:rsidP="005303FF">
      <w:pPr>
        <w:pStyle w:val="Nagwek1"/>
        <w:jc w:val="both"/>
      </w:pPr>
      <w:bookmarkStart w:id="34" w:name="_Toc29673469"/>
      <w:r>
        <w:t>2.</w:t>
      </w:r>
      <w:r w:rsidR="00E069BA">
        <w:t>1.</w:t>
      </w:r>
      <w:r>
        <w:t>2</w:t>
      </w:r>
      <w:r w:rsidR="00E03203" w:rsidRPr="00733F84">
        <w:t xml:space="preserve">. </w:t>
      </w:r>
      <w:r>
        <w:t xml:space="preserve">Tworzenie backend’u w </w:t>
      </w:r>
      <w:r w:rsidR="00ED4E8F" w:rsidRPr="00733F84">
        <w:t>ASP.NET Core</w:t>
      </w:r>
      <w:bookmarkEnd w:id="34"/>
    </w:p>
    <w:p w14:paraId="19EEB5AD" w14:textId="3339B111" w:rsidR="0040741B" w:rsidRPr="0040741B" w:rsidRDefault="0040741B" w:rsidP="00207372">
      <w:pPr>
        <w:pStyle w:val="Tekstpodstawowy"/>
        <w:spacing w:after="0" w:line="360" w:lineRule="auto"/>
        <w:ind w:firstLine="709"/>
        <w:jc w:val="both"/>
      </w:pPr>
      <w:r>
        <w:t xml:space="preserve">Tak samo jak w wypadku technologii przeznaczonych do tworzenia frontend’u programiści tworzący backend mają </w:t>
      </w:r>
      <w:r w:rsidR="006C1BCC">
        <w:t>do wyboru</w:t>
      </w:r>
      <w:r w:rsidR="006C1BCC">
        <w:t xml:space="preserve"> </w:t>
      </w:r>
      <w:r>
        <w:t>dość dużo ciekawych rozwiązań. Praktycznie każdy popularny język programowania ma framework dedykowany do tworzenia aplikacji internetowych lub API konsumowanych przez frontend</w:t>
      </w:r>
      <w:r w:rsidR="003B378A">
        <w:t xml:space="preserve">. Sprawia to, że programista tworzący rozwiązania niezwiązane z aplikacjami internetowymi, ale oparte o język programowania mający dedykowane frameworki do tworzenia aplikacji internetowych </w:t>
      </w:r>
      <w:r w:rsidR="006C1BCC">
        <w:t>jest w stanie</w:t>
      </w:r>
      <w:r w:rsidR="003B378A">
        <w:t xml:space="preserve"> zacząć je tworzyć</w:t>
      </w:r>
      <w:r w:rsidR="006C1BCC">
        <w:t xml:space="preserve"> </w:t>
      </w:r>
      <w:r w:rsidR="006C1BCC">
        <w:t>w bardzo krótkim czasie</w:t>
      </w:r>
      <w:r w:rsidR="003B378A">
        <w:t>. Na przykład, programiści J</w:t>
      </w:r>
      <w:r w:rsidR="002632A8">
        <w:t>ava</w:t>
      </w:r>
      <w:r w:rsidR="003B378A">
        <w:t xml:space="preserve"> mogą korzystać z framework’a Spring</w:t>
      </w:r>
      <w:r w:rsidR="003C08FA">
        <w:rPr>
          <w:rStyle w:val="Odwoanieprzypisudolnego"/>
        </w:rPr>
        <w:footnoteReference w:id="35"/>
      </w:r>
      <w:r w:rsidR="003B378A">
        <w:t>, programiści C# z ASP.NET,</w:t>
      </w:r>
      <w:r w:rsidR="003C08FA">
        <w:t xml:space="preserve"> natomiast</w:t>
      </w:r>
      <w:r w:rsidR="003B378A">
        <w:t xml:space="preserve"> nawet programiści JavaScript mogą korzystać z wielu rozwiązań opartych o Node.</w:t>
      </w:r>
      <w:r w:rsidR="003C08FA">
        <w:t>js</w:t>
      </w:r>
      <w:r w:rsidR="003C08FA">
        <w:rPr>
          <w:rStyle w:val="Odwoanieprzypisudolnego"/>
        </w:rPr>
        <w:footnoteReference w:id="36"/>
      </w:r>
      <w:r w:rsidR="003B378A">
        <w:t>, choć początkowo JavaScript był językiem używanym</w:t>
      </w:r>
      <w:r w:rsidR="003C08FA">
        <w:t xml:space="preserve"> </w:t>
      </w:r>
      <w:r w:rsidR="003C08FA">
        <w:t>stricte</w:t>
      </w:r>
      <w:r w:rsidR="002632A8">
        <w:t xml:space="preserve"> </w:t>
      </w:r>
      <w:r w:rsidR="003B378A">
        <w:t>do elementu interaktywności na stronach internetowych.</w:t>
      </w:r>
    </w:p>
    <w:p w14:paraId="0D6821CC" w14:textId="0507BA6A" w:rsidR="004B4959" w:rsidRDefault="00676506" w:rsidP="00207372">
      <w:pPr>
        <w:pStyle w:val="Tekstpodstawowy"/>
        <w:spacing w:after="0" w:line="360" w:lineRule="auto"/>
        <w:ind w:firstLine="709"/>
        <w:jc w:val="both"/>
      </w:pPr>
      <w:r>
        <w:t>Obecnie j</w:t>
      </w:r>
      <w:r w:rsidR="007154DB" w:rsidRPr="00E9719B">
        <w:t xml:space="preserve">edną z najbardziej popularnych technologii </w:t>
      </w:r>
      <w:r>
        <w:t>do tworzenia</w:t>
      </w:r>
      <w:r w:rsidR="003C08FA">
        <w:t xml:space="preserve"> małych aplikacji lub</w:t>
      </w:r>
      <w:r w:rsidR="006B478D">
        <w:t xml:space="preserve"> rozbudowanych systemów korporacyjnych</w:t>
      </w:r>
      <w:r>
        <w:t xml:space="preserve"> </w:t>
      </w:r>
      <w:r w:rsidR="007154DB" w:rsidRPr="00E9719B">
        <w:t xml:space="preserve">jest </w:t>
      </w:r>
      <w:r w:rsidR="00AB0DE3">
        <w:t xml:space="preserve">framework </w:t>
      </w:r>
      <w:r w:rsidR="007154DB" w:rsidRPr="00E9719B">
        <w:t>ASP.NET Core</w:t>
      </w:r>
      <w:r w:rsidR="003C08FA">
        <w:t>.</w:t>
      </w:r>
      <w:r w:rsidR="007154DB" w:rsidRPr="00E9719B">
        <w:t xml:space="preserve"> </w:t>
      </w:r>
      <w:r w:rsidR="003C08FA">
        <w:t xml:space="preserve">Jest to framework </w:t>
      </w:r>
      <w:r w:rsidR="007154DB" w:rsidRPr="00E9719B">
        <w:t>oparty o</w:t>
      </w:r>
      <w:r w:rsidR="00AB0DE3">
        <w:t xml:space="preserve"> platformę </w:t>
      </w:r>
      <w:r w:rsidR="007154DB" w:rsidRPr="00E9719B">
        <w:t>.NET Core,</w:t>
      </w:r>
      <w:r w:rsidR="006B478D">
        <w:t xml:space="preserve"> któr</w:t>
      </w:r>
      <w:r w:rsidR="00AB0DE3">
        <w:t>y</w:t>
      </w:r>
      <w:r w:rsidR="006B478D">
        <w:t xml:space="preserve"> jest</w:t>
      </w:r>
      <w:r w:rsidR="007154DB" w:rsidRPr="00E9719B">
        <w:t xml:space="preserve"> następc</w:t>
      </w:r>
      <w:r w:rsidR="006B478D">
        <w:t>ą</w:t>
      </w:r>
      <w:r w:rsidR="00AB0DE3">
        <w:t xml:space="preserve"> framework’a </w:t>
      </w:r>
      <w:r w:rsidR="007154DB" w:rsidRPr="00E9719B">
        <w:t>ASP.NET opartego o</w:t>
      </w:r>
      <w:r w:rsidR="00AB0DE3">
        <w:t xml:space="preserve"> poprzednika</w:t>
      </w:r>
      <w:r w:rsidR="007154DB" w:rsidRPr="00E9719B">
        <w:t xml:space="preserve"> .NET Framework. </w:t>
      </w:r>
      <w:r w:rsidR="000C5C1E" w:rsidRPr="00E9719B">
        <w:t xml:space="preserve">Pierwsza wersja ASP.NET Core została wydana w czerwcu 2016 roku </w:t>
      </w:r>
      <w:r>
        <w:t xml:space="preserve">przez firmę Microsoft </w:t>
      </w:r>
      <w:r w:rsidR="000C5C1E" w:rsidRPr="00E9719B">
        <w:t>i jest aktywnie rozwijana przez twórców oraz społeczność</w:t>
      </w:r>
      <w:r w:rsidR="0037515E">
        <w:t>.</w:t>
      </w:r>
      <w:r w:rsidR="007D4F68">
        <w:t xml:space="preserve"> Głównymi zaletami</w:t>
      </w:r>
      <w:r w:rsidR="00C02195">
        <w:t xml:space="preserve"> ASP.NET Core są</w:t>
      </w:r>
      <w:r w:rsidR="00C02195">
        <w:rPr>
          <w:rStyle w:val="Odwoanieprzypisudolnego"/>
        </w:rPr>
        <w:footnoteReference w:id="37"/>
      </w:r>
      <w:r w:rsidR="00CA5EF4">
        <w:t>:</w:t>
      </w:r>
    </w:p>
    <w:p w14:paraId="6EE536D2" w14:textId="14871F85" w:rsidR="00C02195" w:rsidRDefault="00C02195" w:rsidP="005303FF">
      <w:pPr>
        <w:pStyle w:val="Tekstpodstawowy"/>
        <w:numPr>
          <w:ilvl w:val="0"/>
          <w:numId w:val="6"/>
        </w:numPr>
        <w:spacing w:line="360" w:lineRule="auto"/>
        <w:jc w:val="both"/>
      </w:pPr>
      <w:r w:rsidRPr="002129AD">
        <w:rPr>
          <w:i/>
          <w:iCs/>
        </w:rPr>
        <w:t>Rozszerzalność</w:t>
      </w:r>
      <w:r>
        <w:t xml:space="preserve">, ponieważ ASP.NET Core jest zbudowany </w:t>
      </w:r>
      <w:r w:rsidR="002129AD">
        <w:t>jako</w:t>
      </w:r>
      <w:r>
        <w:t xml:space="preserve"> seri</w:t>
      </w:r>
      <w:r w:rsidR="002129AD">
        <w:t>a</w:t>
      </w:r>
      <w:r>
        <w:t xml:space="preserve"> niezależnych komponentów mających dobrze zdefiniowane cechy</w:t>
      </w:r>
      <w:r w:rsidR="002129AD">
        <w:t xml:space="preserve">, a funkcjonalności są oparte o interfejsy .NET lub klasy abstrakcyjne. To sprawia, że programista może zmieniać lub </w:t>
      </w:r>
      <w:r w:rsidR="002129AD">
        <w:lastRenderedPageBreak/>
        <w:t>rozszerzać działanie kluczowych komponentów</w:t>
      </w:r>
    </w:p>
    <w:p w14:paraId="6A75081F" w14:textId="1ED0EED6" w:rsidR="00B500CF" w:rsidRDefault="002129AD" w:rsidP="005303FF">
      <w:pPr>
        <w:pStyle w:val="Tekstpodstawowy"/>
        <w:numPr>
          <w:ilvl w:val="0"/>
          <w:numId w:val="6"/>
        </w:numPr>
        <w:spacing w:line="360" w:lineRule="auto"/>
        <w:jc w:val="both"/>
      </w:pPr>
      <w:r w:rsidRPr="00A9671B">
        <w:rPr>
          <w:i/>
          <w:iCs/>
        </w:rPr>
        <w:t>Testowalność</w:t>
      </w:r>
      <w:r>
        <w:t>, ponieważ architektura ASP.NET Core sprawia, że całość aplikacji składa się z osobnych komponentów</w:t>
      </w:r>
      <w:r w:rsidR="00A9671B">
        <w:t xml:space="preserve"> testowanie jest bardzo łatwe. Ponadto jest możliwość </w:t>
      </w:r>
      <w:r w:rsidR="00B500CF">
        <w:t>od</w:t>
      </w:r>
      <w:r w:rsidR="00A9671B">
        <w:t>izol</w:t>
      </w:r>
      <w:r w:rsidR="00B500CF">
        <w:t>owania</w:t>
      </w:r>
      <w:r w:rsidR="00A9671B">
        <w:t xml:space="preserve"> i przetestowania natywnych komponentów platformy ASP.NET Core</w:t>
      </w:r>
    </w:p>
    <w:p w14:paraId="26C58260" w14:textId="77777777" w:rsidR="002129AD" w:rsidRDefault="00B500CF" w:rsidP="005303FF">
      <w:pPr>
        <w:pStyle w:val="Tekstpodstawowy"/>
        <w:numPr>
          <w:ilvl w:val="0"/>
          <w:numId w:val="6"/>
        </w:numPr>
        <w:spacing w:line="360" w:lineRule="auto"/>
        <w:jc w:val="both"/>
      </w:pPr>
      <w:r>
        <w:rPr>
          <w:i/>
          <w:iCs/>
        </w:rPr>
        <w:t>Współczesne API</w:t>
      </w:r>
      <w:r w:rsidRPr="00B500CF">
        <w:t xml:space="preserve">, </w:t>
      </w:r>
      <w:r>
        <w:t>ponieważ ASP.NET Core jest oparte o .NET Core programista może korzystać ze wszystkich funkcjonalności dostarczanych przez język programowania C#</w:t>
      </w:r>
    </w:p>
    <w:p w14:paraId="0227730C" w14:textId="77777777" w:rsidR="00B500CF" w:rsidRDefault="00B500CF" w:rsidP="005303FF">
      <w:pPr>
        <w:pStyle w:val="Tekstpodstawowy"/>
        <w:numPr>
          <w:ilvl w:val="0"/>
          <w:numId w:val="6"/>
        </w:numPr>
        <w:spacing w:line="360" w:lineRule="auto"/>
        <w:jc w:val="both"/>
      </w:pPr>
      <w:r w:rsidRPr="00B500CF">
        <w:rPr>
          <w:i/>
          <w:iCs/>
        </w:rPr>
        <w:t>Wieloplatformowość</w:t>
      </w:r>
      <w:r w:rsidRPr="00B500CF">
        <w:t xml:space="preserve">, </w:t>
      </w:r>
      <w:r w:rsidR="00A76B2A">
        <w:t>ponieważ ASP.NET Core w porównaniu do poprzednika umożliwia tworzenie</w:t>
      </w:r>
      <w:r w:rsidR="00A76B2A" w:rsidRPr="00E9719B">
        <w:t xml:space="preserve"> rozwiąza</w:t>
      </w:r>
      <w:r w:rsidR="00A76B2A">
        <w:t>ń</w:t>
      </w:r>
      <w:r w:rsidR="00A76B2A" w:rsidRPr="00E9719B">
        <w:t xml:space="preserve"> opart</w:t>
      </w:r>
      <w:r w:rsidR="00A76B2A">
        <w:t>ych</w:t>
      </w:r>
      <w:r w:rsidR="00A76B2A" w:rsidRPr="00E9719B">
        <w:t xml:space="preserve"> o różne systemy operacyjne</w:t>
      </w:r>
    </w:p>
    <w:p w14:paraId="2A4F98F8" w14:textId="2D962BC7" w:rsidR="00356B9B" w:rsidRDefault="00A76B2A" w:rsidP="00461B7F">
      <w:pPr>
        <w:pStyle w:val="Tekstpodstawowy"/>
        <w:numPr>
          <w:ilvl w:val="0"/>
          <w:numId w:val="6"/>
        </w:numPr>
        <w:spacing w:after="0" w:line="360" w:lineRule="auto"/>
        <w:jc w:val="both"/>
      </w:pPr>
      <w:r>
        <w:rPr>
          <w:i/>
          <w:iCs/>
        </w:rPr>
        <w:t>Open source</w:t>
      </w:r>
      <w:r w:rsidRPr="00A76B2A">
        <w:t>,</w:t>
      </w:r>
      <w:r>
        <w:rPr>
          <w:i/>
          <w:iCs/>
        </w:rPr>
        <w:t xml:space="preserve"> </w:t>
      </w:r>
      <w:r>
        <w:t xml:space="preserve">ponieważ kod źródłowy jest dostępny do pobrania przez każdego. </w:t>
      </w:r>
      <w:proofErr w:type="gramStart"/>
      <w:r>
        <w:t>Ponadto</w:t>
      </w:r>
      <w:r w:rsidR="003C08FA">
        <w:t xml:space="preserve"> </w:t>
      </w:r>
      <w:r>
        <w:t xml:space="preserve"> podczas</w:t>
      </w:r>
      <w:proofErr w:type="gramEnd"/>
      <w:r>
        <w:t xml:space="preserve"> testowania własnych rozwiązań opartych o ASP.NET Core </w:t>
      </w:r>
      <w:r w:rsidR="003C08FA">
        <w:t>jest możliwość</w:t>
      </w:r>
      <w:r>
        <w:t xml:space="preserve"> sprawdzenia kodu źródłoweg</w:t>
      </w:r>
      <w:r w:rsidR="003C08FA">
        <w:t>o. Tym</w:t>
      </w:r>
      <w:r>
        <w:t xml:space="preserve"> bardz</w:t>
      </w:r>
      <w:r w:rsidR="003C08FA">
        <w:t>iej bardzo</w:t>
      </w:r>
      <w:r>
        <w:t xml:space="preserve"> często funkcjonalność może być zaopatrzona w komentarze programisty, który ją opracował</w:t>
      </w:r>
    </w:p>
    <w:p w14:paraId="2FEF034B" w14:textId="2B8D6A5F" w:rsidR="00CA5EF4" w:rsidRPr="00CA5EF4" w:rsidRDefault="00356B9B" w:rsidP="00356B9B">
      <w:pPr>
        <w:pStyle w:val="Tekstpodstawowy"/>
        <w:spacing w:after="0" w:line="360" w:lineRule="auto"/>
        <w:ind w:firstLine="709"/>
        <w:jc w:val="both"/>
      </w:pPr>
      <w:r>
        <w:t xml:space="preserve">Jedną z </w:t>
      </w:r>
      <w:r w:rsidR="003C08FA">
        <w:t>„</w:t>
      </w:r>
      <w:r>
        <w:t>cegieł</w:t>
      </w:r>
      <w:r w:rsidR="003C08FA">
        <w:t>”</w:t>
      </w:r>
      <w:r>
        <w:t xml:space="preserve"> ASP.NET jest</w:t>
      </w:r>
      <w:r w:rsidR="00CA5EF4">
        <w:t xml:space="preserve"> framework </w:t>
      </w:r>
      <w:r>
        <w:t>SignalR</w:t>
      </w:r>
      <w:r w:rsidR="003C08FA">
        <w:t>, który jest</w:t>
      </w:r>
      <w:r>
        <w:t xml:space="preserve"> </w:t>
      </w:r>
      <w:r w:rsidR="00CA5EF4">
        <w:t>używany do tworzenia interaktywnych aplikacji czasu rzeczywistego.</w:t>
      </w:r>
      <w:r w:rsidR="00CA5EF4">
        <w:rPr>
          <w:lang w:val="de-DE"/>
        </w:rPr>
        <w:t xml:space="preserve"> </w:t>
      </w:r>
      <w:r w:rsidR="00CA5EF4">
        <w:t>Ogólnie rzecz biorąc, SignalR odizolowuje użytkownika od szczegółów implementacji niskopoziomowych funkcjonalności umożliwiając tworzenie wirtualnych połączeń pomiędzy klientami w oparciu o jedną z dostarczanych natywnie technik transportowych</w:t>
      </w:r>
      <w:r w:rsidR="003C08FA">
        <w:t xml:space="preserve">: </w:t>
      </w:r>
      <w:r w:rsidR="00CA5EF4" w:rsidRPr="00617F17">
        <w:rPr>
          <w:i/>
          <w:iCs/>
        </w:rPr>
        <w:t>WebSockets</w:t>
      </w:r>
      <w:r w:rsidR="00CA5EF4">
        <w:t xml:space="preserve">, </w:t>
      </w:r>
      <w:r w:rsidR="00CA5EF4" w:rsidRPr="00617F17">
        <w:rPr>
          <w:i/>
          <w:iCs/>
        </w:rPr>
        <w:t>Server-</w:t>
      </w:r>
      <w:r w:rsidR="00CA5EF4" w:rsidRPr="000A77E4">
        <w:rPr>
          <w:i/>
          <w:iCs/>
          <w:lang w:val="en-US"/>
        </w:rPr>
        <w:t>sent</w:t>
      </w:r>
      <w:r w:rsidR="00CA5EF4" w:rsidRPr="00617F17">
        <w:rPr>
          <w:i/>
          <w:iCs/>
        </w:rPr>
        <w:t xml:space="preserve"> </w:t>
      </w:r>
      <w:r w:rsidR="00CA5EF4" w:rsidRPr="000A77E4">
        <w:rPr>
          <w:i/>
          <w:iCs/>
          <w:lang w:val="en-US"/>
        </w:rPr>
        <w:t>Events</w:t>
      </w:r>
      <w:r w:rsidR="00CA5EF4">
        <w:t xml:space="preserve">, </w:t>
      </w:r>
      <w:r w:rsidR="00CA5EF4" w:rsidRPr="000A77E4">
        <w:rPr>
          <w:i/>
          <w:iCs/>
          <w:lang w:val="en-US"/>
        </w:rPr>
        <w:t>Forever frame</w:t>
      </w:r>
      <w:r w:rsidR="00CA5EF4">
        <w:t xml:space="preserve"> lub </w:t>
      </w:r>
      <w:r w:rsidR="00CA5EF4" w:rsidRPr="000A77E4">
        <w:rPr>
          <w:i/>
          <w:iCs/>
          <w:lang w:val="en-US"/>
        </w:rPr>
        <w:t>Long polling</w:t>
      </w:r>
      <w:r w:rsidR="00CA5EF4">
        <w:rPr>
          <w:rStyle w:val="Odwoanieprzypisudolnego"/>
        </w:rPr>
        <w:footnoteReference w:id="38"/>
      </w:r>
      <w:r w:rsidR="00CA5EF4">
        <w:t xml:space="preserve">. Jak podkreślono wcześniej tworzona aplikacja będzie oferowała możliwość skorzystania z czatu stworzonego z użyciem </w:t>
      </w:r>
      <w:r w:rsidR="00996F37">
        <w:t>tego rozwiązania</w:t>
      </w:r>
      <w:r w:rsidR="00CA5EF4">
        <w:t>.</w:t>
      </w:r>
    </w:p>
    <w:p w14:paraId="0069324A" w14:textId="7DEB8831" w:rsidR="0060117F" w:rsidRDefault="00CA5EF4" w:rsidP="0060117F">
      <w:pPr>
        <w:pStyle w:val="Nagwek1"/>
        <w:jc w:val="both"/>
      </w:pPr>
      <w:bookmarkStart w:id="49" w:name="_Toc29673470"/>
      <w:r>
        <w:t>2.</w:t>
      </w:r>
      <w:r w:rsidR="00E069BA">
        <w:t>1.</w:t>
      </w:r>
      <w:r>
        <w:t>3</w:t>
      </w:r>
      <w:r w:rsidR="00E03203" w:rsidRPr="00733F84">
        <w:t xml:space="preserve">. </w:t>
      </w:r>
      <w:r w:rsidR="00EB77EC">
        <w:t>Systemy</w:t>
      </w:r>
      <w:r w:rsidR="0060117F">
        <w:t xml:space="preserve"> zarządzania</w:t>
      </w:r>
      <w:r w:rsidR="00EB77EC">
        <w:t xml:space="preserve"> baz</w:t>
      </w:r>
      <w:r w:rsidR="0060117F">
        <w:t>ami</w:t>
      </w:r>
      <w:r w:rsidR="00EB77EC">
        <w:t xml:space="preserve"> danych</w:t>
      </w:r>
      <w:bookmarkEnd w:id="49"/>
    </w:p>
    <w:p w14:paraId="10EDDF14" w14:textId="4CB247EC" w:rsidR="0060117F" w:rsidRPr="0060117F" w:rsidRDefault="0060117F" w:rsidP="00D93F2F">
      <w:pPr>
        <w:pStyle w:val="Tekstpodstawowy"/>
        <w:spacing w:after="0" w:line="360" w:lineRule="auto"/>
        <w:ind w:firstLine="709"/>
        <w:jc w:val="both"/>
      </w:pPr>
      <w:r>
        <w:t xml:space="preserve">Obecnie </w:t>
      </w:r>
      <w:r w:rsidR="0086658B">
        <w:t>systemy bazodanowe są dzielone na systemy relacyjne i nierelacyjne lub tak zwane systemy NoSQL</w:t>
      </w:r>
      <w:r w:rsidR="001A6464">
        <w:t>. Główna różnica pomiędzy tymi systemami polega na tym, iż w porównaniu z systemami NoSQL obiekty w systemach SQL są związane relacjami</w:t>
      </w:r>
      <w:r w:rsidR="00354999">
        <w:t>, co oznacza, że każda tabela w bazie danych jest związana z innymi tabelami kluczami głównymi i obcymi</w:t>
      </w:r>
      <w:r w:rsidR="001A6464">
        <w:t xml:space="preserve">. Przykładowymi bazami NoSQL mogą być MongoDB lub </w:t>
      </w:r>
      <w:r w:rsidR="00354999">
        <w:t xml:space="preserve">Redis. Ta ostania jest </w:t>
      </w:r>
      <w:r w:rsidR="001A6464">
        <w:t>często wykorzystywana do zarz</w:t>
      </w:r>
      <w:r w:rsidR="00354999">
        <w:t>ą</w:t>
      </w:r>
      <w:r w:rsidR="001A6464">
        <w:t>dzania</w:t>
      </w:r>
      <w:r w:rsidR="00354999">
        <w:t xml:space="preserve"> pamięcią podręczną, ponieważ dane są przechowywane w pamięci RAM</w:t>
      </w:r>
      <w:r w:rsidR="00DC738D">
        <w:t>,</w:t>
      </w:r>
      <w:r w:rsidR="00354999">
        <w:t xml:space="preserve"> co czyni ją niezwykle wydajną, a zasada działania </w:t>
      </w:r>
      <w:r w:rsidR="001A6464">
        <w:t>oparta</w:t>
      </w:r>
      <w:r w:rsidR="00354999">
        <w:t xml:space="preserve"> jest</w:t>
      </w:r>
      <w:r w:rsidR="001A6464">
        <w:t xml:space="preserve"> o</w:t>
      </w:r>
      <w:r w:rsidR="00354999">
        <w:t xml:space="preserve"> schemat</w:t>
      </w:r>
      <w:r w:rsidR="001A6464">
        <w:t xml:space="preserve"> klucz-wartość. W obecnej chwili najczęściej wykorzystywanymi bazami relacyjnymi są </w:t>
      </w:r>
      <w:r w:rsidR="00354999">
        <w:t>Oracle</w:t>
      </w:r>
      <w:r w:rsidR="00DC738D">
        <w:rPr>
          <w:rStyle w:val="Odwoanieprzypisudolnego"/>
        </w:rPr>
        <w:footnoteReference w:id="39"/>
      </w:r>
      <w:r w:rsidR="00354999">
        <w:t xml:space="preserve">, </w:t>
      </w:r>
      <w:r w:rsidR="00354999">
        <w:lastRenderedPageBreak/>
        <w:t>MySQL</w:t>
      </w:r>
      <w:r w:rsidR="00DC738D">
        <w:rPr>
          <w:rStyle w:val="Odwoanieprzypisudolnego"/>
        </w:rPr>
        <w:footnoteReference w:id="40"/>
      </w:r>
      <w:r w:rsidR="00354999">
        <w:t>, SQL Server i PostgreSQL</w:t>
      </w:r>
      <w:r w:rsidR="00DC738D">
        <w:rPr>
          <w:rStyle w:val="Odwoanieprzypisudolnego"/>
        </w:rPr>
        <w:footnoteReference w:id="41"/>
      </w:r>
      <w:r w:rsidR="00354999">
        <w:t>.</w:t>
      </w:r>
    </w:p>
    <w:p w14:paraId="4F851135" w14:textId="516F9E40" w:rsidR="003102AC" w:rsidRDefault="00354999" w:rsidP="00D93F2F">
      <w:pPr>
        <w:pStyle w:val="Tekstpodstawowy"/>
        <w:spacing w:after="0" w:line="360" w:lineRule="auto"/>
        <w:ind w:firstLine="709"/>
        <w:jc w:val="both"/>
      </w:pPr>
      <w:r>
        <w:t>W tworzonym rozwiązaniu jak podkreślono we wstępie zostanie użyta relacyjna baza danych SQL Server, która jest</w:t>
      </w:r>
      <w:r w:rsidR="00B70DC0">
        <w:t xml:space="preserve"> komercyjny</w:t>
      </w:r>
      <w:r w:rsidR="00A26B22">
        <w:t>m</w:t>
      </w:r>
      <w:r w:rsidR="00B70DC0">
        <w:t xml:space="preserve"> system</w:t>
      </w:r>
      <w:r w:rsidR="00A26B22">
        <w:t>em</w:t>
      </w:r>
      <w:r w:rsidR="00B70DC0">
        <w:t xml:space="preserve"> bazodanowy</w:t>
      </w:r>
      <w:r w:rsidR="00A26B22">
        <w:t>m</w:t>
      </w:r>
      <w:r w:rsidR="00B70DC0">
        <w:t xml:space="preserve"> stworzony</w:t>
      </w:r>
      <w:r w:rsidR="00A26B22">
        <w:t>m</w:t>
      </w:r>
      <w:r w:rsidR="00B70DC0">
        <w:t xml:space="preserve"> i rozwijany</w:t>
      </w:r>
      <w:r w:rsidR="00A26B22">
        <w:t>m</w:t>
      </w:r>
      <w:r w:rsidR="00B70DC0">
        <w:t xml:space="preserve"> przez firmę Microsoft</w:t>
      </w:r>
      <w:r w:rsidR="006147E0">
        <w:t>.</w:t>
      </w:r>
      <w:r w:rsidR="00B70DC0">
        <w:t xml:space="preserve"> </w:t>
      </w:r>
      <w:r w:rsidR="00A26B22">
        <w:t>W tej chwili jest możliwe użycie różnych edycji bazy danych skierowanych na mniejsze lub większe grona użytkowników i różnej wielkości rozwiązania.</w:t>
      </w:r>
      <w:r w:rsidR="000E3D4C">
        <w:t xml:space="preserve"> </w:t>
      </w:r>
      <w:r w:rsidR="004C404A">
        <w:t xml:space="preserve">SQL Server wspiera wszystkie </w:t>
      </w:r>
      <w:r w:rsidR="000E3D4C">
        <w:t>podstawowe</w:t>
      </w:r>
      <w:r w:rsidR="004C404A">
        <w:t xml:space="preserve"> typy </w:t>
      </w:r>
      <w:r w:rsidR="007A3C95">
        <w:t>danych</w:t>
      </w:r>
      <w:r w:rsidR="003F34F9">
        <w:t>, umożliwia tworzenie widoków</w:t>
      </w:r>
      <w:r w:rsidR="00DC738D">
        <w:t xml:space="preserve"> i</w:t>
      </w:r>
      <w:r w:rsidR="003F34F9">
        <w:t xml:space="preserve"> indeksów</w:t>
      </w:r>
      <w:r w:rsidR="000E3D4C">
        <w:t>, a</w:t>
      </w:r>
      <w:r w:rsidR="007A3C95">
        <w:t xml:space="preserve"> </w:t>
      </w:r>
      <w:r w:rsidR="000E3D4C">
        <w:t>j</w:t>
      </w:r>
      <w:r w:rsidR="00212502">
        <w:t>edną z zalet SQL Server jest rozszerzenie języka SQL o nazwie T-SQL umożliwiające tworzenie procedur, funkcji</w:t>
      </w:r>
      <w:r w:rsidR="00DC738D">
        <w:t xml:space="preserve"> i</w:t>
      </w:r>
      <w:r w:rsidR="00212502">
        <w:t xml:space="preserve"> zmiennych lokalnych</w:t>
      </w:r>
      <w:r w:rsidR="00CA40FF">
        <w:t>.</w:t>
      </w:r>
      <w:r w:rsidR="00143FA0">
        <w:rPr>
          <w:rStyle w:val="Odwoanieprzypisudolnego"/>
        </w:rPr>
        <w:footnoteReference w:id="42"/>
      </w:r>
      <w:bookmarkStart w:id="50" w:name="_GoBack"/>
      <w:bookmarkEnd w:id="50"/>
    </w:p>
    <w:p w14:paraId="634EF8DC" w14:textId="0C77CA07" w:rsidR="003102AC" w:rsidRDefault="003F34F9" w:rsidP="00D93F2F">
      <w:pPr>
        <w:pStyle w:val="Tekstpodstawowy"/>
        <w:spacing w:after="0" w:line="360" w:lineRule="auto"/>
        <w:ind w:firstLine="709"/>
        <w:jc w:val="both"/>
      </w:pPr>
      <w:r>
        <w:t xml:space="preserve">W znacznym stopniu architektura SQL Server jest zbudowana w taki </w:t>
      </w:r>
      <w:proofErr w:type="gramStart"/>
      <w:r>
        <w:t>sposób</w:t>
      </w:r>
      <w:proofErr w:type="gramEnd"/>
      <w:r>
        <w:t xml:space="preserve"> aby optymalizować operacje wejścia-wyjścia. </w:t>
      </w:r>
      <w:r w:rsidR="00525543">
        <w:t>Każda baza danych SQL Server składa się przynajmniej z dwóch plików: plik danych i plik logów. Jak wskazuje nazwa pierwszy plik jest przeznaczony do przechowywania danych, na przykład tabel, indeksów, procedur i widoków. Drugi jednak jest przeznaczony do przechowywania logów, które mogą być użyte do śledzenia transakcji</w:t>
      </w:r>
      <w:r w:rsidR="00525543">
        <w:rPr>
          <w:rStyle w:val="Odwoanieprzypisudolnego"/>
        </w:rPr>
        <w:footnoteReference w:id="43"/>
      </w:r>
      <w:r w:rsidR="00525543">
        <w:t xml:space="preserve">. </w:t>
      </w:r>
      <w:r w:rsidR="003102AC">
        <w:t>Przechowywanie</w:t>
      </w:r>
      <w:r w:rsidR="00525543">
        <w:t xml:space="preserve"> lokalnych</w:t>
      </w:r>
      <w:r w:rsidR="003102AC">
        <w:t xml:space="preserve"> </w:t>
      </w:r>
      <w:r w:rsidR="00281D43">
        <w:t xml:space="preserve">plików </w:t>
      </w:r>
      <w:r w:rsidR="003102AC">
        <w:t xml:space="preserve">odbywa się w oparciu o fundamentalną jednostkę pamięci zwaną stroną (od ang. </w:t>
      </w:r>
      <w:r w:rsidR="003102AC" w:rsidRPr="003102AC">
        <w:rPr>
          <w:i/>
          <w:iCs/>
        </w:rPr>
        <w:t>page</w:t>
      </w:r>
      <w:r w:rsidR="003102AC">
        <w:t xml:space="preserve">). Rozmiar strony wynosi 8 KB, a każda z nich posiada nagłówek o rozmiarze 96 bajtów używany do przechowywania metadanych strony: numer strony, typ strony, ilość wolnej przestrzeni </w:t>
      </w:r>
      <w:r w:rsidR="00532553">
        <w:t xml:space="preserve">w obrębie strony </w:t>
      </w:r>
      <w:r w:rsidR="003102AC">
        <w:t>oraz identyfikator alokacji obiektu przechowującego stronę. Zasadniczo typ strony definiuj</w:t>
      </w:r>
      <w:r w:rsidR="00815684">
        <w:t>e</w:t>
      </w:r>
      <w:r w:rsidR="003102AC">
        <w:t xml:space="preserve"> dane przechowywane przez stronę. </w:t>
      </w:r>
      <w:r w:rsidR="00815684">
        <w:t>Dla przykładu takimi typami mogą być wiersze danych, indeksy, tekst lub obraz. Maksymalny rozmiar wiersza na stronie nie może przekraczać 8</w:t>
      </w:r>
      <w:r w:rsidR="00281D43">
        <w:t xml:space="preserve"> </w:t>
      </w:r>
      <w:r w:rsidR="00815684">
        <w:t xml:space="preserve">KB, </w:t>
      </w:r>
      <w:proofErr w:type="gramStart"/>
      <w:r w:rsidR="00815684">
        <w:t>jednak</w:t>
      </w:r>
      <w:proofErr w:type="gramEnd"/>
      <w:r w:rsidR="00815684">
        <w:t xml:space="preserve"> jeżeli dana wiersza odpowiada typowi varchar i pochodnym to część przekraczająca granicę 8</w:t>
      </w:r>
      <w:r w:rsidR="00281D43">
        <w:t xml:space="preserve"> </w:t>
      </w:r>
      <w:r w:rsidR="00815684">
        <w:t xml:space="preserve">KB może zostać przeniesiona do strony lub stron </w:t>
      </w:r>
      <w:r w:rsidR="00C572B2">
        <w:t xml:space="preserve">należących do jednostki alokacji (od ang. </w:t>
      </w:r>
      <w:r w:rsidR="00C572B2" w:rsidRPr="00C572B2">
        <w:rPr>
          <w:i/>
          <w:iCs/>
        </w:rPr>
        <w:t>allocation unit</w:t>
      </w:r>
      <w:r w:rsidR="00C572B2">
        <w:t>)</w:t>
      </w:r>
      <w:r w:rsidR="00815684">
        <w:t>.</w:t>
      </w:r>
      <w:r w:rsidR="00C572B2">
        <w:t xml:space="preserve"> </w:t>
      </w:r>
      <w:r w:rsidR="00281D43">
        <w:t xml:space="preserve">Inną jednostką pamięci przechowującą tabele i indeksy są zakresy (od ang. </w:t>
      </w:r>
      <w:r w:rsidR="00281D43" w:rsidRPr="00281D43">
        <w:rPr>
          <w:i/>
          <w:iCs/>
        </w:rPr>
        <w:t>extent</w:t>
      </w:r>
      <w:r w:rsidR="00281D43">
        <w:rPr>
          <w:i/>
          <w:iCs/>
        </w:rPr>
        <w:t>s</w:t>
      </w:r>
      <w:r w:rsidR="00281D43">
        <w:t>)</w:t>
      </w:r>
      <w:r w:rsidR="003F1656">
        <w:t>, z czego</w:t>
      </w:r>
      <w:r w:rsidR="00281D43">
        <w:t xml:space="preserve"> </w:t>
      </w:r>
      <w:r w:rsidR="003F1656">
        <w:t>k</w:t>
      </w:r>
      <w:r w:rsidR="00281D43">
        <w:t>ażdy zakres przechowuje 8 sąsiednich stron, czyli wykorzystuje 64 KB</w:t>
      </w:r>
      <w:r w:rsidR="00532553">
        <w:t xml:space="preserve"> pamięci</w:t>
      </w:r>
      <w:r w:rsidR="00281D43">
        <w:t xml:space="preserve">. </w:t>
      </w:r>
      <w:r w:rsidR="003F1656">
        <w:t xml:space="preserve">Istnieje dwa typy zakresów: jednolite (od ang. </w:t>
      </w:r>
      <w:r w:rsidR="003F1656" w:rsidRPr="003F1656">
        <w:rPr>
          <w:i/>
          <w:iCs/>
        </w:rPr>
        <w:t>uniform</w:t>
      </w:r>
      <w:r w:rsidR="003F1656">
        <w:t>) i</w:t>
      </w:r>
      <w:r w:rsidR="00532553">
        <w:t xml:space="preserve"> </w:t>
      </w:r>
      <w:r w:rsidR="003F1656">
        <w:t xml:space="preserve">mieszane (od ang. </w:t>
      </w:r>
      <w:r w:rsidR="003F1656" w:rsidRPr="003F1656">
        <w:rPr>
          <w:i/>
          <w:iCs/>
        </w:rPr>
        <w:t>mixed</w:t>
      </w:r>
      <w:r w:rsidR="003F1656">
        <w:t>). Jednolite zakresy przechowują obiekty należące do jednego typu, na przykład strony odnoszące się do tej samej tabeli, lecz zakresy mieszane przechowują strony należące do maksymalnie ośmiu różnych obiektów</w:t>
      </w:r>
      <w:r w:rsidR="003F1656">
        <w:rPr>
          <w:rStyle w:val="Odwoanieprzypisudolnego"/>
        </w:rPr>
        <w:footnoteReference w:id="44"/>
      </w:r>
      <w:r w:rsidR="003F1656">
        <w:t>.</w:t>
      </w:r>
    </w:p>
    <w:p w14:paraId="6A8E2D08" w14:textId="073FE7EA" w:rsidR="00D35CEF" w:rsidRDefault="00D35CEF" w:rsidP="00D93F2F">
      <w:pPr>
        <w:pStyle w:val="Tekstpodstawowy"/>
        <w:spacing w:after="0" w:line="360" w:lineRule="auto"/>
        <w:ind w:firstLine="709"/>
        <w:jc w:val="both"/>
      </w:pPr>
      <w:r>
        <w:t xml:space="preserve">Jednym z najważniejszym komponentów SQL Server sprawiającym, że operacje </w:t>
      </w:r>
      <w:r>
        <w:lastRenderedPageBreak/>
        <w:t>wejścia-wyjścia są jeszcze wydajniejsze jest zarządzanie buforem (od ang. Buffer Management). Całość zarządzania buforem jest podzielona na dwa mechanizmy:</w:t>
      </w:r>
    </w:p>
    <w:p w14:paraId="05A9CE29" w14:textId="07BB5A8A" w:rsidR="00D35CEF" w:rsidRDefault="00D35CEF" w:rsidP="00D93F2F">
      <w:pPr>
        <w:pStyle w:val="Tekstpodstawowy"/>
        <w:numPr>
          <w:ilvl w:val="3"/>
          <w:numId w:val="3"/>
        </w:numPr>
        <w:spacing w:after="0" w:line="360" w:lineRule="auto"/>
        <w:ind w:left="714" w:hanging="357"/>
        <w:jc w:val="both"/>
      </w:pPr>
      <w:r>
        <w:t>Menedżer buforu, używany do uzyskiwania dostępu i aktualizacji stron</w:t>
      </w:r>
    </w:p>
    <w:p w14:paraId="327D9174" w14:textId="1B40FE83" w:rsidR="00D35CEF" w:rsidRDefault="00D35CEF" w:rsidP="00D93F2F">
      <w:pPr>
        <w:pStyle w:val="Tekstpodstawowy"/>
        <w:numPr>
          <w:ilvl w:val="3"/>
          <w:numId w:val="3"/>
        </w:numPr>
        <w:spacing w:after="0" w:line="360" w:lineRule="auto"/>
        <w:ind w:left="714" w:hanging="357"/>
        <w:jc w:val="both"/>
      </w:pPr>
      <w:r>
        <w:t>Pula buforu, używan</w:t>
      </w:r>
      <w:r w:rsidR="00B62937">
        <w:t>a</w:t>
      </w:r>
      <w:r>
        <w:t xml:space="preserve"> do </w:t>
      </w:r>
      <w:r w:rsidR="00DF688E">
        <w:t>optymalizacji operacji wejścia-wyjścia</w:t>
      </w:r>
      <w:r w:rsidR="00676220">
        <w:t xml:space="preserve"> poprzez przechowywanie strony w pamięci RAM</w:t>
      </w:r>
    </w:p>
    <w:p w14:paraId="2770A854" w14:textId="14E58B8B" w:rsidR="00676220" w:rsidRDefault="00676220" w:rsidP="00D93F2F">
      <w:pPr>
        <w:pStyle w:val="Tekstpodstawowy"/>
        <w:spacing w:after="0" w:line="360" w:lineRule="auto"/>
        <w:jc w:val="both"/>
      </w:pPr>
      <w:r>
        <w:t>Menedżer buforu jest wykorzystywany wyłącznie do odczytywania i zapisywania</w:t>
      </w:r>
      <w:r w:rsidR="00D13711">
        <w:t xml:space="preserve"> danych</w:t>
      </w:r>
      <w:r>
        <w:t xml:space="preserve"> do bazy danych. Te operacje są wykonywane asynchronicznie, </w:t>
      </w:r>
      <w:r w:rsidR="00AB2478">
        <w:t>co skutkuje tym</w:t>
      </w:r>
      <w:r>
        <w:t>, że wątek wywołujący operację może przetwarzać następne czynności</w:t>
      </w:r>
      <w:r w:rsidR="00AB2478">
        <w:t>,</w:t>
      </w:r>
      <w:r>
        <w:t xml:space="preserve"> gdy wówczas w tle ma miejsce </w:t>
      </w:r>
      <w:r w:rsidR="00AB2478">
        <w:t>operacja wejścia-wyjścia</w:t>
      </w:r>
      <w:r w:rsidR="007A1937">
        <w:t>.</w:t>
      </w:r>
      <w:r w:rsidR="00022D10">
        <w:rPr>
          <w:rStyle w:val="Odwoanieprzypisudolnego"/>
        </w:rPr>
        <w:footnoteReference w:id="45"/>
      </w:r>
    </w:p>
    <w:p w14:paraId="0E38FB7B" w14:textId="5C0FC030" w:rsidR="00D93F2F" w:rsidRDefault="00D93F2F" w:rsidP="0072221B">
      <w:pPr>
        <w:pStyle w:val="Tekstpodstawowy"/>
        <w:spacing w:after="0" w:line="360" w:lineRule="auto"/>
        <w:ind w:firstLine="709"/>
      </w:pPr>
      <w:r>
        <w:t>Pobieranie danych z bazy SQL Server odbywa się poprzez zapyta</w:t>
      </w:r>
      <w:r w:rsidR="009F44C3">
        <w:t>nia, a</w:t>
      </w:r>
      <w:r w:rsidR="009F44C3" w:rsidRPr="009F44C3">
        <w:t xml:space="preserve"> </w:t>
      </w:r>
      <w:r w:rsidR="009F44C3">
        <w:t xml:space="preserve">w kontekście pobierania danych podstawowym zapytaniem </w:t>
      </w:r>
      <w:r>
        <w:t>jest</w:t>
      </w:r>
      <w:r w:rsidR="009F44C3">
        <w:t xml:space="preserve"> </w:t>
      </w:r>
      <w:r>
        <w:t>SELECT</w:t>
      </w:r>
      <w:r w:rsidR="009F44C3">
        <w:t xml:space="preserve">. Jest to typ zapytania nieproceduralnego, które nie mówi jednoznacznie jak powinno </w:t>
      </w:r>
      <w:r w:rsidR="0072221B">
        <w:t xml:space="preserve">się ono wykonać, dlatego to serwer bazy danych, mianowicie komponent o nazwie optymalizator zapytań (od ang. </w:t>
      </w:r>
      <w:r w:rsidR="0072221B" w:rsidRPr="0072221B">
        <w:rPr>
          <w:i/>
          <w:iCs/>
        </w:rPr>
        <w:t>query optimizer</w:t>
      </w:r>
      <w:r w:rsidR="0072221B">
        <w:t xml:space="preserve">) powinien je przetworzyć i zdecydować w jaki najbardziej efektywny sposób należy je wykonać. Wynikiem tej operacji jest tak zwany plan wykonania zapytania (od ang. </w:t>
      </w:r>
      <w:r w:rsidR="0072221B">
        <w:rPr>
          <w:i/>
          <w:iCs/>
        </w:rPr>
        <w:t>query e</w:t>
      </w:r>
      <w:r w:rsidR="0072221B" w:rsidRPr="0072221B">
        <w:rPr>
          <w:i/>
          <w:iCs/>
        </w:rPr>
        <w:t>xecution plan</w:t>
      </w:r>
      <w:r w:rsidR="0072221B">
        <w:t>)</w:t>
      </w:r>
      <w:r w:rsidR="0032467D">
        <w:t xml:space="preserve"> w oparciu o który zostają pobierane dane przez silnik relacyjny. Ponadto należy też podkreślić, że plan ten zostaje dodany do pamięci podręcznej w celu szybszego wykonania tego samego zapytania w przyszłości</w:t>
      </w:r>
      <w:r w:rsidR="007A1937">
        <w:t>.</w:t>
      </w:r>
      <w:r w:rsidR="0032467D">
        <w:rPr>
          <w:rStyle w:val="Odwoanieprzypisudolnego"/>
        </w:rPr>
        <w:footnoteReference w:id="46"/>
      </w:r>
    </w:p>
    <w:p w14:paraId="61536E71" w14:textId="66BF1EFA" w:rsidR="00212502" w:rsidRPr="00733F84" w:rsidRDefault="00CA5EF4" w:rsidP="005303FF">
      <w:pPr>
        <w:pStyle w:val="Nagwek1"/>
        <w:jc w:val="both"/>
      </w:pPr>
      <w:bookmarkStart w:id="51" w:name="_Toc29673471"/>
      <w:r>
        <w:t>2.</w:t>
      </w:r>
      <w:r w:rsidR="00E069BA">
        <w:t>1.</w:t>
      </w:r>
      <w:r>
        <w:t>4</w:t>
      </w:r>
      <w:r w:rsidR="00212502" w:rsidRPr="00733F84">
        <w:t xml:space="preserve">. </w:t>
      </w:r>
      <w:r w:rsidR="00DC0CAC">
        <w:t>System wyszukiwania</w:t>
      </w:r>
      <w:r w:rsidR="00461B7F">
        <w:t xml:space="preserve"> Elasticsearch</w:t>
      </w:r>
      <w:bookmarkEnd w:id="51"/>
    </w:p>
    <w:p w14:paraId="58C0C243" w14:textId="0EAA593F" w:rsidR="00641093" w:rsidRDefault="00461B7F" w:rsidP="005303FF">
      <w:pPr>
        <w:pStyle w:val="Tekstpodstawowy"/>
        <w:spacing w:after="0" w:line="360" w:lineRule="auto"/>
        <w:ind w:firstLine="709"/>
        <w:jc w:val="both"/>
      </w:pPr>
      <w:r>
        <w:t>Elasticsearch</w:t>
      </w:r>
      <w:r w:rsidR="00212502">
        <w:t xml:space="preserve"> to rozproszony </w:t>
      </w:r>
      <w:r w:rsidR="003260C6">
        <w:t>system wyszukiwania i silnik analityczny służący do przechowywania dokumentów</w:t>
      </w:r>
      <w:r w:rsidR="00667DB4">
        <w:t xml:space="preserve"> </w:t>
      </w:r>
      <w:r w:rsidR="007A3C95">
        <w:t>w</w:t>
      </w:r>
      <w:r w:rsidR="00667DB4">
        <w:t xml:space="preserve"> formacie JSON</w:t>
      </w:r>
      <w:r w:rsidR="009B6466">
        <w:rPr>
          <w:rStyle w:val="Odwoanieprzypisudolnego"/>
        </w:rPr>
        <w:footnoteReference w:id="47"/>
      </w:r>
      <w:r w:rsidR="00641093">
        <w:t xml:space="preserve"> zbudowany w oparciu o Apache Lucene</w:t>
      </w:r>
      <w:r w:rsidR="00641093">
        <w:rPr>
          <w:rStyle w:val="Odwoanieprzypisudolnego"/>
        </w:rPr>
        <w:footnoteReference w:id="48"/>
      </w:r>
      <w:r w:rsidR="003260C6">
        <w:t>, które mogą składać się z</w:t>
      </w:r>
      <w:r w:rsidR="00667DB4">
        <w:t xml:space="preserve"> pól o</w:t>
      </w:r>
      <w:r w:rsidR="003260C6">
        <w:t xml:space="preserve"> większości istniejących typów danych.</w:t>
      </w:r>
      <w:r w:rsidR="00641093">
        <w:t xml:space="preserve"> </w:t>
      </w:r>
      <w:r w:rsidR="001A04EC">
        <w:t>Typowo system informatyczny korzystający z tego rozwiązania składa się z powiązanych indeksów przechowują</w:t>
      </w:r>
      <w:r w:rsidR="002E64C9">
        <w:t>cych</w:t>
      </w:r>
      <w:r w:rsidR="001A04EC">
        <w:t xml:space="preserve"> typowe </w:t>
      </w:r>
      <w:r w:rsidR="002E64C9">
        <w:t xml:space="preserve">dla siebie </w:t>
      </w:r>
      <w:r w:rsidR="001A04EC">
        <w:t>dane</w:t>
      </w:r>
      <w:r w:rsidR="002E64C9">
        <w:t xml:space="preserve"> zwane dokumentami</w:t>
      </w:r>
      <w:r w:rsidR="001A04EC">
        <w:t>.</w:t>
      </w:r>
      <w:r w:rsidR="00641093">
        <w:t xml:space="preserve"> </w:t>
      </w:r>
      <w:r w:rsidR="003260C6">
        <w:t xml:space="preserve">Głównymi zaletami tego systemu jest wydajność i </w:t>
      </w:r>
      <w:proofErr w:type="gramStart"/>
      <w:r w:rsidR="003260C6">
        <w:t>skalowalność</w:t>
      </w:r>
      <w:proofErr w:type="gramEnd"/>
      <w:r w:rsidR="003260C6">
        <w:t xml:space="preserve"> ponieważ</w:t>
      </w:r>
      <w:r w:rsidR="001A04EC">
        <w:t xml:space="preserve"> indeksy mogą być podzielone na odłamki</w:t>
      </w:r>
      <w:r w:rsidR="00667DB4">
        <w:t xml:space="preserve"> przechowywane w różnych klastrach.</w:t>
      </w:r>
    </w:p>
    <w:p w14:paraId="3B10CE38" w14:textId="0732D282" w:rsidR="00726541" w:rsidRDefault="00641093" w:rsidP="00CA5EF4">
      <w:pPr>
        <w:pStyle w:val="Tekstpodstawowy"/>
        <w:spacing w:after="0" w:line="360" w:lineRule="auto"/>
        <w:ind w:firstLine="709"/>
        <w:jc w:val="both"/>
      </w:pPr>
      <w:r>
        <w:t xml:space="preserve">Działanie systemów wyszukiwania zasadniczo różni się od działania zwykłych systemów bazodanowych, ponieważ </w:t>
      </w:r>
      <w:r w:rsidR="00D429B0">
        <w:t>wy</w:t>
      </w:r>
      <w:r>
        <w:t>szukiwanie</w:t>
      </w:r>
      <w:r w:rsidR="00726541">
        <w:t xml:space="preserve"> tekstu</w:t>
      </w:r>
      <w:r>
        <w:t xml:space="preserve"> opiera się o</w:t>
      </w:r>
      <w:r w:rsidR="002E64C9">
        <w:t xml:space="preserve"> indeksy odwrócone</w:t>
      </w:r>
      <w:r w:rsidR="00406DC8">
        <w:t>.</w:t>
      </w:r>
      <w:r w:rsidR="002E64C9">
        <w:t xml:space="preserve"> Nawiązując do SQL indeks </w:t>
      </w:r>
      <w:r w:rsidR="00D429B0">
        <w:t>może być porównywany</w:t>
      </w:r>
      <w:r w:rsidR="005303FF">
        <w:t xml:space="preserve"> </w:t>
      </w:r>
      <w:r w:rsidR="00D429B0">
        <w:t xml:space="preserve">do tabeli, dokument do wiersza, a pola </w:t>
      </w:r>
      <w:r w:rsidR="00D429B0">
        <w:lastRenderedPageBreak/>
        <w:t xml:space="preserve">przechowywane przez dokument do kolumn. </w:t>
      </w:r>
      <w:r w:rsidR="005303FF">
        <w:t>Przykładem działania indeksów może być blog internetowy na którym każdy artykuł odnoszony</w:t>
      </w:r>
      <w:r w:rsidR="00D429B0">
        <w:t xml:space="preserve"> jest</w:t>
      </w:r>
      <w:r w:rsidR="005303FF">
        <w:t xml:space="preserve"> do kategorii</w:t>
      </w:r>
      <w:r w:rsidR="00D429B0">
        <w:t>.</w:t>
      </w:r>
      <w:r w:rsidR="00311380">
        <w:t xml:space="preserve"> </w:t>
      </w:r>
      <w:r w:rsidR="00D429B0">
        <w:t>Z</w:t>
      </w:r>
      <w:r w:rsidR="005303FF">
        <w:t xml:space="preserve">amiast przechowywać dane o kategoriach wpisu w </w:t>
      </w:r>
      <w:r w:rsidR="00311380">
        <w:t xml:space="preserve">postaci </w:t>
      </w:r>
      <w:r w:rsidR="005303FF">
        <w:t>surow</w:t>
      </w:r>
      <w:r w:rsidR="00311380">
        <w:t>ej</w:t>
      </w:r>
      <w:r w:rsidR="005303FF">
        <w:t xml:space="preserve"> są one przechowywane w odniesieniu do indeksu, co skutkuje dużo szybszym tempem wyszukiwaniem artykułów odnoszących się do pewnej </w:t>
      </w:r>
      <w:proofErr w:type="gramStart"/>
      <w:r w:rsidR="005303FF">
        <w:t>kategorii</w:t>
      </w:r>
      <w:proofErr w:type="gramEnd"/>
      <w:r w:rsidR="005303FF">
        <w:t xml:space="preserve"> ponieważ Lucene może przypisywać listę artykułów do każdej kategorii</w:t>
      </w:r>
      <w:r w:rsidR="005303FF">
        <w:rPr>
          <w:rStyle w:val="Odwoanieprzypisudolnego"/>
        </w:rPr>
        <w:footnoteReference w:id="49"/>
      </w:r>
      <w:r w:rsidR="005303FF">
        <w:t xml:space="preserve">. </w:t>
      </w:r>
    </w:p>
    <w:p w14:paraId="100B45FF" w14:textId="1D7A97E6" w:rsidR="00726541" w:rsidRDefault="00726541" w:rsidP="00CA5EF4">
      <w:pPr>
        <w:pStyle w:val="Tekstpodstawowy"/>
        <w:spacing w:after="0" w:line="360" w:lineRule="auto"/>
        <w:ind w:firstLine="709"/>
        <w:jc w:val="both"/>
      </w:pPr>
      <w:r>
        <w:t xml:space="preserve">Standardowo każde pole jest indeksowane, ale struktura danych w której jest ono przechowywane zależy od </w:t>
      </w:r>
      <w:r w:rsidR="004D382B">
        <w:t>jego typu</w:t>
      </w:r>
      <w:r>
        <w:t xml:space="preserve">. Na przykład, zwykłe pola tekstowe </w:t>
      </w:r>
      <w:r w:rsidR="004D382B">
        <w:t>są przechowywane w indeksach odwróconych, ale dane geograficzne i liczby w drzewach BKD. Jednak Elasticsearch zezwala na ręczne ustawienie mapowań typów i schemat indeksowania pola</w:t>
      </w:r>
      <w:r w:rsidR="007A1937">
        <w:t>.</w:t>
      </w:r>
      <w:r w:rsidR="004D382B">
        <w:rPr>
          <w:rStyle w:val="Odwoanieprzypisudolnego"/>
        </w:rPr>
        <w:footnoteReference w:id="50"/>
      </w:r>
    </w:p>
    <w:p w14:paraId="7157544A" w14:textId="7EB06F1A" w:rsidR="000A7866" w:rsidRPr="00CA5EF4" w:rsidRDefault="007A3C95" w:rsidP="00CA5EF4">
      <w:pPr>
        <w:pStyle w:val="Tekstpodstawowy"/>
        <w:spacing w:after="0" w:line="360" w:lineRule="auto"/>
        <w:ind w:firstLine="709"/>
        <w:jc w:val="both"/>
      </w:pPr>
      <w:r>
        <w:t>Zarządza</w:t>
      </w:r>
      <w:r w:rsidR="00F8688F">
        <w:t>nie</w:t>
      </w:r>
      <w:r>
        <w:t xml:space="preserve"> danymi</w:t>
      </w:r>
      <w:r w:rsidR="00F8688F">
        <w:t xml:space="preserve"> indeksu jest możliwe</w:t>
      </w:r>
      <w:r>
        <w:t xml:space="preserve"> na różne sposoby</w:t>
      </w:r>
      <w:r w:rsidR="00F8688F">
        <w:t>.</w:t>
      </w:r>
      <w:r>
        <w:t xml:space="preserve"> </w:t>
      </w:r>
      <w:r w:rsidR="00F8688F">
        <w:t>Jednym z nich jest</w:t>
      </w:r>
      <w:r w:rsidR="00CB1FE2">
        <w:t xml:space="preserve"> </w:t>
      </w:r>
      <w:r w:rsidR="00CB1FE2" w:rsidRPr="00726541">
        <w:t>Search</w:t>
      </w:r>
      <w:r w:rsidRPr="00726541">
        <w:t xml:space="preserve"> API</w:t>
      </w:r>
      <w:r w:rsidR="00E02E04">
        <w:t xml:space="preserve"> </w:t>
      </w:r>
      <w:r w:rsidR="00F8688F">
        <w:t>i interfejs webowy HTTP oparte o</w:t>
      </w:r>
      <w:r w:rsidR="00726541">
        <w:t xml:space="preserve"> </w:t>
      </w:r>
      <w:r w:rsidR="00F8688F">
        <w:t xml:space="preserve">mechanizm </w:t>
      </w:r>
      <w:r w:rsidR="00726541">
        <w:t xml:space="preserve">Query DSL (od ang. </w:t>
      </w:r>
      <w:r w:rsidR="00726541" w:rsidRPr="00726541">
        <w:rPr>
          <w:i/>
          <w:iCs/>
        </w:rPr>
        <w:t>Domain Specific Language</w:t>
      </w:r>
      <w:r w:rsidR="00726541">
        <w:t>)</w:t>
      </w:r>
      <w:r w:rsidR="00726541">
        <w:rPr>
          <w:rStyle w:val="Odwoanieprzypisudolnego"/>
        </w:rPr>
        <w:footnoteReference w:id="51"/>
      </w:r>
      <w:r w:rsidR="00F8688F">
        <w:t>, który umożliwia tworzenie ciał zapytań w formacie JSON. Poza tym jest możliwość skorzystania z</w:t>
      </w:r>
      <w:r>
        <w:t xml:space="preserve"> klienta </w:t>
      </w:r>
      <w:r w:rsidR="00F8688F">
        <w:t>ES</w:t>
      </w:r>
      <w:r>
        <w:t xml:space="preserve"> w językach programowania. W tym projekcie</w:t>
      </w:r>
      <w:r w:rsidR="0037515E">
        <w:rPr>
          <w:lang w:val="ru-RU"/>
        </w:rPr>
        <w:t xml:space="preserve"> </w:t>
      </w:r>
      <w:r w:rsidR="0037515E">
        <w:t xml:space="preserve">oprócz </w:t>
      </w:r>
      <w:r w:rsidR="0037515E" w:rsidRPr="00F8688F">
        <w:rPr>
          <w:lang w:val="en-US"/>
        </w:rPr>
        <w:t>Search</w:t>
      </w:r>
      <w:r w:rsidR="0037515E" w:rsidRPr="00726541">
        <w:t xml:space="preserve"> API</w:t>
      </w:r>
      <w:r>
        <w:t xml:space="preserve"> zostanie użyty klient o nazwie </w:t>
      </w:r>
      <w:r w:rsidRPr="00AA697A">
        <w:t>NEST</w:t>
      </w:r>
      <w:r w:rsidR="00406DC8">
        <w:t xml:space="preserve"> przeznaczony do języka C#</w:t>
      </w:r>
      <w:r>
        <w:t>.</w:t>
      </w:r>
    </w:p>
    <w:p w14:paraId="3E49940B" w14:textId="7B38CB9E" w:rsidR="00B523FE" w:rsidRPr="00774A2B" w:rsidRDefault="00E069BA" w:rsidP="005303FF">
      <w:pPr>
        <w:pStyle w:val="Nagwek1"/>
        <w:jc w:val="both"/>
      </w:pPr>
      <w:bookmarkStart w:id="54" w:name="_Toc21471972"/>
      <w:bookmarkStart w:id="55" w:name="_Toc29673472"/>
      <w:r>
        <w:t>2</w:t>
      </w:r>
      <w:r w:rsidR="005751A8" w:rsidRPr="00774A2B">
        <w:t>.</w:t>
      </w:r>
      <w:r w:rsidR="0073760E">
        <w:t>2</w:t>
      </w:r>
      <w:r w:rsidR="007968CB" w:rsidRPr="00774A2B">
        <w:t xml:space="preserve">. </w:t>
      </w:r>
      <w:r w:rsidR="00B523FE" w:rsidRPr="00774A2B">
        <w:t>Planowanie aplikacji</w:t>
      </w:r>
      <w:bookmarkEnd w:id="54"/>
      <w:bookmarkEnd w:id="55"/>
    </w:p>
    <w:p w14:paraId="27C138E6" w14:textId="0F27F615" w:rsidR="0064283D" w:rsidRPr="00E9719B" w:rsidRDefault="00C37739" w:rsidP="005303FF">
      <w:pPr>
        <w:spacing w:before="57" w:line="360" w:lineRule="auto"/>
        <w:ind w:firstLine="709"/>
        <w:jc w:val="both"/>
        <w:rPr>
          <w:rFonts w:cs="Times New Roman"/>
        </w:rPr>
      </w:pPr>
      <w:r>
        <w:rPr>
          <w:rFonts w:cs="Times New Roman"/>
        </w:rPr>
        <w:t>Na początku tego podrozdziału</w:t>
      </w:r>
      <w:r w:rsidR="009631A4">
        <w:rPr>
          <w:rFonts w:cs="Times New Roman"/>
        </w:rPr>
        <w:t xml:space="preserve"> zostaną przedstawione </w:t>
      </w:r>
      <w:r>
        <w:rPr>
          <w:rFonts w:cs="Times New Roman"/>
        </w:rPr>
        <w:t xml:space="preserve">listy </w:t>
      </w:r>
      <w:r w:rsidR="009631A4">
        <w:rPr>
          <w:rFonts w:cs="Times New Roman"/>
        </w:rPr>
        <w:t>wymaga</w:t>
      </w:r>
      <w:r>
        <w:rPr>
          <w:rFonts w:cs="Times New Roman"/>
        </w:rPr>
        <w:t>ń</w:t>
      </w:r>
      <w:r w:rsidR="009631A4">
        <w:rPr>
          <w:rFonts w:cs="Times New Roman"/>
        </w:rPr>
        <w:t xml:space="preserve"> pozafunkcjonaln</w:t>
      </w:r>
      <w:r>
        <w:rPr>
          <w:rFonts w:cs="Times New Roman"/>
        </w:rPr>
        <w:t>ych</w:t>
      </w:r>
      <w:r w:rsidR="009631A4">
        <w:rPr>
          <w:rFonts w:cs="Times New Roman"/>
        </w:rPr>
        <w:t xml:space="preserve"> i funkcjonaln</w:t>
      </w:r>
      <w:r>
        <w:rPr>
          <w:rFonts w:cs="Times New Roman"/>
        </w:rPr>
        <w:t>ych. W pierwszym podrozdziale zostanie przedstawiona lista wymagań pozafunkcjonalnych</w:t>
      </w:r>
      <w:r w:rsidR="005044E3">
        <w:rPr>
          <w:rFonts w:cs="Times New Roman"/>
        </w:rPr>
        <w:t>.</w:t>
      </w:r>
      <w:r>
        <w:rPr>
          <w:rFonts w:cs="Times New Roman"/>
        </w:rPr>
        <w:t xml:space="preserve"> </w:t>
      </w:r>
      <w:r w:rsidR="005044E3">
        <w:rPr>
          <w:rFonts w:cs="Times New Roman"/>
        </w:rPr>
        <w:t xml:space="preserve">Następnie </w:t>
      </w:r>
      <w:r>
        <w:rPr>
          <w:rFonts w:cs="Times New Roman"/>
        </w:rPr>
        <w:t>zostaną zidentyfikowani aktorzy</w:t>
      </w:r>
      <w:r w:rsidR="005044E3">
        <w:rPr>
          <w:rFonts w:cs="Times New Roman"/>
        </w:rPr>
        <w:t xml:space="preserve"> i przedstawiona lista wymagań funkcjonalnych.</w:t>
      </w:r>
      <w:r>
        <w:rPr>
          <w:rFonts w:cs="Times New Roman"/>
        </w:rPr>
        <w:t xml:space="preserve"> </w:t>
      </w:r>
      <w:r w:rsidR="005044E3">
        <w:rPr>
          <w:rFonts w:cs="Times New Roman"/>
        </w:rPr>
        <w:t>Z kolei</w:t>
      </w:r>
      <w:r>
        <w:rPr>
          <w:rFonts w:cs="Times New Roman"/>
        </w:rPr>
        <w:t xml:space="preserve"> w oparciu o wymagania funkcjonalne zostaną sporządzone diagramy przypadków użycia UML. </w:t>
      </w:r>
    </w:p>
    <w:p w14:paraId="3AB08D4C" w14:textId="7F3B8461" w:rsidR="00B523FE" w:rsidRPr="00774A2B" w:rsidRDefault="004D382B" w:rsidP="005303FF">
      <w:pPr>
        <w:pStyle w:val="Nagwek1"/>
        <w:jc w:val="both"/>
      </w:pPr>
      <w:bookmarkStart w:id="56" w:name="_Toc21471974"/>
      <w:bookmarkStart w:id="57" w:name="_Toc29673473"/>
      <w:r>
        <w:t>2</w:t>
      </w:r>
      <w:r w:rsidR="007968CB" w:rsidRPr="00774A2B">
        <w:t>.</w:t>
      </w:r>
      <w:r w:rsidR="0073760E">
        <w:t>2</w:t>
      </w:r>
      <w:r w:rsidR="005751A8" w:rsidRPr="00774A2B">
        <w:t>.</w:t>
      </w:r>
      <w:r w:rsidR="007968CB" w:rsidRPr="00774A2B">
        <w:t xml:space="preserve">1. </w:t>
      </w:r>
      <w:r w:rsidR="00B523FE" w:rsidRPr="00774A2B">
        <w:t>Wymagania pozafunkcjonalne</w:t>
      </w:r>
      <w:bookmarkEnd w:id="56"/>
      <w:bookmarkEnd w:id="57"/>
    </w:p>
    <w:p w14:paraId="29CF012D" w14:textId="1563520C" w:rsidR="00B523FE" w:rsidRPr="00E9719B" w:rsidRDefault="00B523FE" w:rsidP="005303FF">
      <w:pPr>
        <w:numPr>
          <w:ilvl w:val="0"/>
          <w:numId w:val="2"/>
        </w:numPr>
        <w:spacing w:before="57" w:line="360" w:lineRule="auto"/>
        <w:jc w:val="both"/>
        <w:rPr>
          <w:rFonts w:cs="Times New Roman"/>
        </w:rPr>
      </w:pPr>
      <w:r w:rsidRPr="00E9719B">
        <w:rPr>
          <w:rFonts w:cs="Times New Roman"/>
        </w:rPr>
        <w:t>Użyte w aplikacji technologie powinny zapewniać optymalne działanie względem urządzeń na których działają</w:t>
      </w:r>
    </w:p>
    <w:p w14:paraId="056CF68A" w14:textId="2C7EBE9D" w:rsidR="00B523FE" w:rsidRPr="00E9719B" w:rsidRDefault="00B523FE" w:rsidP="005303FF">
      <w:pPr>
        <w:numPr>
          <w:ilvl w:val="0"/>
          <w:numId w:val="2"/>
        </w:numPr>
        <w:spacing w:before="57" w:line="360" w:lineRule="auto"/>
        <w:jc w:val="both"/>
        <w:rPr>
          <w:rFonts w:cs="Times New Roman"/>
        </w:rPr>
      </w:pPr>
      <w:r w:rsidRPr="00E9719B">
        <w:rPr>
          <w:rFonts w:cs="Times New Roman"/>
        </w:rPr>
        <w:t>Wszystkie lub większość funkcjonalności użytych w aplikacji powinny być kompatybilne z większością przeglądarek</w:t>
      </w:r>
    </w:p>
    <w:p w14:paraId="403AC1C8" w14:textId="6EAAE0CB" w:rsidR="00B523FE" w:rsidRPr="00287223" w:rsidRDefault="00B523FE" w:rsidP="005303FF">
      <w:pPr>
        <w:numPr>
          <w:ilvl w:val="0"/>
          <w:numId w:val="2"/>
        </w:numPr>
        <w:spacing w:before="57" w:line="360" w:lineRule="auto"/>
        <w:jc w:val="both"/>
        <w:rPr>
          <w:rFonts w:cs="Times New Roman"/>
          <w:sz w:val="26"/>
          <w:szCs w:val="26"/>
        </w:rPr>
      </w:pPr>
      <w:r w:rsidRPr="00E9719B">
        <w:rPr>
          <w:rFonts w:cs="Times New Roman"/>
        </w:rPr>
        <w:t>Funkcjonalności zaimplementowane w aplikacji powinny działać w prosty i jasny sposób</w:t>
      </w:r>
    </w:p>
    <w:p w14:paraId="2928F198" w14:textId="04453911" w:rsidR="00287223" w:rsidRPr="009631A4" w:rsidRDefault="009631A4" w:rsidP="005303FF">
      <w:pPr>
        <w:numPr>
          <w:ilvl w:val="0"/>
          <w:numId w:val="2"/>
        </w:numPr>
        <w:spacing w:before="57" w:line="360" w:lineRule="auto"/>
        <w:jc w:val="both"/>
        <w:rPr>
          <w:rFonts w:cs="Times New Roman"/>
          <w:sz w:val="26"/>
          <w:szCs w:val="26"/>
        </w:rPr>
      </w:pPr>
      <w:r>
        <w:rPr>
          <w:rFonts w:cs="Times New Roman"/>
        </w:rPr>
        <w:t>Frontend</w:t>
      </w:r>
      <w:r w:rsidR="00287223">
        <w:rPr>
          <w:rFonts w:cs="Times New Roman"/>
        </w:rPr>
        <w:t xml:space="preserve"> aplikacji powin</w:t>
      </w:r>
      <w:r>
        <w:rPr>
          <w:rFonts w:cs="Times New Roman"/>
        </w:rPr>
        <w:t>ien</w:t>
      </w:r>
      <w:r w:rsidR="00287223">
        <w:rPr>
          <w:rFonts w:cs="Times New Roman"/>
        </w:rPr>
        <w:t xml:space="preserve"> powstać z użyciem technologii Angular</w:t>
      </w:r>
    </w:p>
    <w:p w14:paraId="4F5EC79D" w14:textId="1BB184ED" w:rsidR="009631A4" w:rsidRPr="001B584F" w:rsidRDefault="009631A4" w:rsidP="005303FF">
      <w:pPr>
        <w:numPr>
          <w:ilvl w:val="0"/>
          <w:numId w:val="2"/>
        </w:numPr>
        <w:spacing w:before="57" w:line="360" w:lineRule="auto"/>
        <w:jc w:val="both"/>
        <w:rPr>
          <w:rFonts w:cs="Times New Roman"/>
          <w:sz w:val="26"/>
          <w:szCs w:val="26"/>
        </w:rPr>
      </w:pPr>
      <w:r>
        <w:rPr>
          <w:rFonts w:cs="Times New Roman"/>
        </w:rPr>
        <w:lastRenderedPageBreak/>
        <w:t>Zarządzanie stanem frontend’u powinno opierać się o technologię NgRx</w:t>
      </w:r>
    </w:p>
    <w:p w14:paraId="1A3DEF88" w14:textId="2416D9E2" w:rsidR="00011F11" w:rsidRPr="00011F11" w:rsidRDefault="009631A4" w:rsidP="005303FF">
      <w:pPr>
        <w:numPr>
          <w:ilvl w:val="0"/>
          <w:numId w:val="2"/>
        </w:numPr>
        <w:spacing w:before="57" w:line="360" w:lineRule="auto"/>
        <w:jc w:val="both"/>
        <w:rPr>
          <w:rFonts w:cs="Times New Roman"/>
          <w:sz w:val="26"/>
          <w:szCs w:val="26"/>
        </w:rPr>
      </w:pPr>
      <w:r>
        <w:rPr>
          <w:rFonts w:cs="Times New Roman"/>
        </w:rPr>
        <w:t>Backend</w:t>
      </w:r>
      <w:r w:rsidR="00011F11">
        <w:rPr>
          <w:rFonts w:cs="Times New Roman"/>
        </w:rPr>
        <w:t xml:space="preserve"> powin</w:t>
      </w:r>
      <w:r>
        <w:rPr>
          <w:rFonts w:cs="Times New Roman"/>
        </w:rPr>
        <w:t>ien</w:t>
      </w:r>
      <w:r w:rsidR="00011F11">
        <w:rPr>
          <w:rFonts w:cs="Times New Roman"/>
        </w:rPr>
        <w:t xml:space="preserve"> być aplikacją</w:t>
      </w:r>
      <w:r w:rsidR="00BB1EA5">
        <w:rPr>
          <w:rFonts w:cs="Times New Roman"/>
        </w:rPr>
        <w:t xml:space="preserve"> monolityczną</w:t>
      </w:r>
      <w:r w:rsidR="00011F11">
        <w:rPr>
          <w:rFonts w:cs="Times New Roman"/>
        </w:rPr>
        <w:t xml:space="preserve"> utworzoną z użyciem technologii ASP.NET Core</w:t>
      </w:r>
    </w:p>
    <w:p w14:paraId="04137CB8" w14:textId="299A6B65" w:rsidR="00011F11" w:rsidRDefault="00011F11" w:rsidP="005303FF">
      <w:pPr>
        <w:numPr>
          <w:ilvl w:val="0"/>
          <w:numId w:val="2"/>
        </w:numPr>
        <w:spacing w:before="57" w:line="360" w:lineRule="auto"/>
        <w:jc w:val="both"/>
        <w:rPr>
          <w:rFonts w:cs="Times New Roman"/>
        </w:rPr>
      </w:pPr>
      <w:r w:rsidRPr="00011F11">
        <w:rPr>
          <w:rFonts w:cs="Times New Roman"/>
        </w:rPr>
        <w:t xml:space="preserve">Wszystkie funkcjonalności systemowe oparte o protokół WebSocket powinny być częścią </w:t>
      </w:r>
      <w:r>
        <w:rPr>
          <w:rFonts w:cs="Times New Roman"/>
        </w:rPr>
        <w:t>monolitycznej aplikacji oraz powstać z użyciem biblioteki SignalR</w:t>
      </w:r>
    </w:p>
    <w:p w14:paraId="7AA442F5" w14:textId="6C08D32E" w:rsidR="001B584F" w:rsidRDefault="001B584F" w:rsidP="005303FF">
      <w:pPr>
        <w:numPr>
          <w:ilvl w:val="0"/>
          <w:numId w:val="2"/>
        </w:numPr>
        <w:spacing w:before="57" w:line="360" w:lineRule="auto"/>
        <w:jc w:val="both"/>
        <w:rPr>
          <w:rFonts w:cs="Times New Roman"/>
        </w:rPr>
      </w:pPr>
      <w:r>
        <w:rPr>
          <w:rFonts w:cs="Times New Roman"/>
        </w:rPr>
        <w:t>Każdy przesłany plik nie może przekraczać rozmiaru 1MB</w:t>
      </w:r>
    </w:p>
    <w:p w14:paraId="0AA99FFA" w14:textId="117FB9D5" w:rsidR="001B584F" w:rsidRDefault="001B584F" w:rsidP="005303FF">
      <w:pPr>
        <w:numPr>
          <w:ilvl w:val="0"/>
          <w:numId w:val="2"/>
        </w:numPr>
        <w:spacing w:before="57" w:line="360" w:lineRule="auto"/>
        <w:jc w:val="both"/>
        <w:rPr>
          <w:rFonts w:cs="Times New Roman"/>
        </w:rPr>
      </w:pPr>
      <w:r>
        <w:rPr>
          <w:rFonts w:cs="Times New Roman"/>
        </w:rPr>
        <w:t>Każde zdjęcie przesłane przez użytkownika powinno zostać skompresowane przed zapisaniem na serwerze</w:t>
      </w:r>
    </w:p>
    <w:p w14:paraId="286AEDBF" w14:textId="77777777" w:rsidR="008B4504" w:rsidRPr="000A7866" w:rsidRDefault="001B584F" w:rsidP="005303FF">
      <w:pPr>
        <w:numPr>
          <w:ilvl w:val="0"/>
          <w:numId w:val="2"/>
        </w:numPr>
        <w:spacing w:before="57" w:line="360" w:lineRule="auto"/>
        <w:jc w:val="both"/>
        <w:rPr>
          <w:rFonts w:cs="Times New Roman"/>
        </w:rPr>
      </w:pPr>
      <w:r>
        <w:rPr>
          <w:rFonts w:cs="Times New Roman"/>
        </w:rPr>
        <w:t>Wszystkie przesyłane pliki powinny być zapisywane na serwerze</w:t>
      </w:r>
    </w:p>
    <w:p w14:paraId="1A10872F" w14:textId="09D5D0E3" w:rsidR="00C37739" w:rsidRPr="00C37739" w:rsidRDefault="00AD3F74" w:rsidP="00C37739">
      <w:pPr>
        <w:pStyle w:val="Nagwek1"/>
      </w:pPr>
      <w:bookmarkStart w:id="58" w:name="_Toc21471975"/>
      <w:bookmarkStart w:id="59" w:name="_Toc29673474"/>
      <w:r>
        <w:t>2</w:t>
      </w:r>
      <w:r w:rsidR="005751A8" w:rsidRPr="00C37739">
        <w:t>.</w:t>
      </w:r>
      <w:r w:rsidR="0073760E" w:rsidRPr="00C37739">
        <w:t>2</w:t>
      </w:r>
      <w:r w:rsidR="007968CB" w:rsidRPr="00C37739">
        <w:t>.</w:t>
      </w:r>
      <w:r w:rsidR="00C37739">
        <w:t>2</w:t>
      </w:r>
      <w:r w:rsidR="007968CB" w:rsidRPr="00C37739">
        <w:t xml:space="preserve">. </w:t>
      </w:r>
      <w:r w:rsidR="00B523FE" w:rsidRPr="00C37739">
        <w:t>Wymagania funkcjonalne</w:t>
      </w:r>
      <w:bookmarkEnd w:id="58"/>
      <w:bookmarkEnd w:id="59"/>
    </w:p>
    <w:p w14:paraId="75C62CAA" w14:textId="6370D479" w:rsidR="00C37739" w:rsidRDefault="00C37739" w:rsidP="00C37739">
      <w:pPr>
        <w:spacing w:line="360" w:lineRule="auto"/>
        <w:ind w:firstLine="709"/>
        <w:jc w:val="both"/>
        <w:rPr>
          <w:rFonts w:cs="Times New Roman"/>
        </w:rPr>
      </w:pPr>
      <w:r>
        <w:t xml:space="preserve">Na tym etapie należy zidentyfikować aktorów w systemie, ponieważ następnie przedstawiona lista wymagań funkcjonalnych w </w:t>
      </w:r>
      <w:r w:rsidRPr="00C37739">
        <w:t>pierwszej kolejności</w:t>
      </w:r>
      <w:r>
        <w:t xml:space="preserve"> będzie bazowała na aktorach i przypadkach użycia. </w:t>
      </w:r>
      <w:r>
        <w:rPr>
          <w:rFonts w:cs="Times New Roman"/>
        </w:rPr>
        <w:t>W celu zidentyfikowania aktorów w systemie należy odnieść się do przykładu typowego portalu internetowego. Głównym aktorem takiego zasobu jest zwykły użytkownik, który powinien móc założyć konto i korzystać z serwisu. Ponadto do grona aktorów należy zaliczyć administratora wydarzenia, który powinien mieć dostęp do ważnych funkcjonalności systemowych pozwalających na monitorowanie i podtrzymywanie porządku na stronie zaplanowanego wydarzenia. Poza tym aktorami będą zatwierdzony uczestnik i założyciel wydarzenia nadzielony dodatkowymi uprawnieniami.</w:t>
      </w:r>
    </w:p>
    <w:p w14:paraId="7A94082F" w14:textId="393C20CD" w:rsidR="00C37739" w:rsidRDefault="00C37739" w:rsidP="00C37739">
      <w:pPr>
        <w:spacing w:line="360" w:lineRule="auto"/>
        <w:ind w:firstLine="709"/>
        <w:jc w:val="both"/>
        <w:rPr>
          <w:rFonts w:cs="Times New Roman"/>
        </w:rPr>
      </w:pPr>
      <w:r>
        <w:rPr>
          <w:rFonts w:cs="Times New Roman"/>
        </w:rPr>
        <w:t>Lista wymagań funkcjonalnych wygląda następująco:</w:t>
      </w:r>
    </w:p>
    <w:p w14:paraId="16AB05CE" w14:textId="4E8687B3" w:rsidR="00B523FE" w:rsidRPr="00EE40AF" w:rsidRDefault="00CC588C" w:rsidP="005303FF">
      <w:pPr>
        <w:pStyle w:val="Akapitzlist"/>
        <w:numPr>
          <w:ilvl w:val="0"/>
          <w:numId w:val="7"/>
        </w:numPr>
        <w:spacing w:before="57" w:line="360" w:lineRule="auto"/>
        <w:jc w:val="both"/>
        <w:rPr>
          <w:rFonts w:cs="Times New Roman"/>
        </w:rPr>
      </w:pPr>
      <w:r w:rsidRPr="00EE40AF">
        <w:rPr>
          <w:rFonts w:cs="Times New Roman"/>
        </w:rPr>
        <w:t>U</w:t>
      </w:r>
      <w:r w:rsidR="00B523FE" w:rsidRPr="00EE40AF">
        <w:rPr>
          <w:rFonts w:cs="Times New Roman"/>
        </w:rPr>
        <w:t xml:space="preserve">żytkownik </w:t>
      </w:r>
      <w:r w:rsidR="0084712E" w:rsidRPr="00EE40AF">
        <w:rPr>
          <w:rFonts w:cs="Times New Roman"/>
        </w:rPr>
        <w:t>powinien mieć możliwość</w:t>
      </w:r>
      <w:r w:rsidR="00B523FE" w:rsidRPr="00EE40AF">
        <w:rPr>
          <w:rFonts w:cs="Times New Roman"/>
        </w:rPr>
        <w:t xml:space="preserve"> zarejestrowa</w:t>
      </w:r>
      <w:r w:rsidRPr="00EE40AF">
        <w:rPr>
          <w:rFonts w:cs="Times New Roman"/>
        </w:rPr>
        <w:t>nia</w:t>
      </w:r>
      <w:r w:rsidR="00B523FE" w:rsidRPr="00EE40AF">
        <w:rPr>
          <w:rFonts w:cs="Times New Roman"/>
        </w:rPr>
        <w:t xml:space="preserve"> się oraz logowa</w:t>
      </w:r>
      <w:r w:rsidRPr="00EE40AF">
        <w:rPr>
          <w:rFonts w:cs="Times New Roman"/>
        </w:rPr>
        <w:t>nia</w:t>
      </w:r>
      <w:r w:rsidR="00B523FE" w:rsidRPr="00EE40AF">
        <w:rPr>
          <w:rFonts w:cs="Times New Roman"/>
        </w:rPr>
        <w:t xml:space="preserve"> </w:t>
      </w:r>
      <w:r w:rsidRPr="00EE40AF">
        <w:rPr>
          <w:rFonts w:cs="Times New Roman"/>
        </w:rPr>
        <w:t>poprzez podanie</w:t>
      </w:r>
      <w:r w:rsidR="00B523FE" w:rsidRPr="00EE40AF">
        <w:rPr>
          <w:rFonts w:cs="Times New Roman"/>
        </w:rPr>
        <w:t xml:space="preserve"> email</w:t>
      </w:r>
      <w:r w:rsidRPr="00EE40AF">
        <w:rPr>
          <w:rFonts w:cs="Times New Roman"/>
        </w:rPr>
        <w:t>a</w:t>
      </w:r>
      <w:r w:rsidR="00B523FE" w:rsidRPr="00EE40AF">
        <w:rPr>
          <w:rFonts w:cs="Times New Roman"/>
        </w:rPr>
        <w:t xml:space="preserve"> oraz hasł</w:t>
      </w:r>
      <w:r w:rsidRPr="00EE40AF">
        <w:rPr>
          <w:rFonts w:cs="Times New Roman"/>
        </w:rPr>
        <w:t>a</w:t>
      </w:r>
    </w:p>
    <w:p w14:paraId="3A0A7598" w14:textId="0E46D5D8" w:rsidR="00B523FE" w:rsidRPr="00E9719B" w:rsidRDefault="00B523FE" w:rsidP="005303FF">
      <w:pPr>
        <w:numPr>
          <w:ilvl w:val="0"/>
          <w:numId w:val="7"/>
        </w:numPr>
        <w:spacing w:before="57" w:line="360" w:lineRule="auto"/>
        <w:jc w:val="both"/>
        <w:rPr>
          <w:rFonts w:cs="Times New Roman"/>
        </w:rPr>
      </w:pPr>
      <w:r w:rsidRPr="00E9719B">
        <w:rPr>
          <w:rFonts w:cs="Times New Roman"/>
        </w:rPr>
        <w:t xml:space="preserve">Użytkownik </w:t>
      </w:r>
      <w:r w:rsidR="0084712E">
        <w:rPr>
          <w:rFonts w:cs="Times New Roman"/>
        </w:rPr>
        <w:t>powinien</w:t>
      </w:r>
      <w:r w:rsidRPr="00E9719B">
        <w:rPr>
          <w:rFonts w:cs="Times New Roman"/>
        </w:rPr>
        <w:t xml:space="preserve"> </w:t>
      </w:r>
      <w:r w:rsidR="0084712E">
        <w:rPr>
          <w:rFonts w:cs="Times New Roman"/>
        </w:rPr>
        <w:t xml:space="preserve">móc </w:t>
      </w:r>
      <w:r w:rsidRPr="00E9719B">
        <w:rPr>
          <w:rFonts w:cs="Times New Roman"/>
        </w:rPr>
        <w:t>zmieniać swoje dane, hasło oraz email</w:t>
      </w:r>
    </w:p>
    <w:p w14:paraId="3E4E262E" w14:textId="56477455" w:rsidR="00B523FE" w:rsidRDefault="00B523FE" w:rsidP="005303FF">
      <w:pPr>
        <w:numPr>
          <w:ilvl w:val="0"/>
          <w:numId w:val="7"/>
        </w:numPr>
        <w:spacing w:before="57" w:line="360" w:lineRule="auto"/>
        <w:jc w:val="both"/>
        <w:rPr>
          <w:rFonts w:cs="Times New Roman"/>
        </w:rPr>
      </w:pPr>
      <w:r w:rsidRPr="00E9719B">
        <w:rPr>
          <w:rFonts w:cs="Times New Roman"/>
        </w:rPr>
        <w:t xml:space="preserve">Użytkownik </w:t>
      </w:r>
      <w:r w:rsidR="0084712E">
        <w:rPr>
          <w:rFonts w:cs="Times New Roman"/>
        </w:rPr>
        <w:t>ma mieć</w:t>
      </w:r>
      <w:r w:rsidRPr="00E9719B">
        <w:rPr>
          <w:rFonts w:cs="Times New Roman"/>
        </w:rPr>
        <w:t xml:space="preserve"> możliwość wyszukiwania wydarzeń i dołączenia do nich</w:t>
      </w:r>
    </w:p>
    <w:p w14:paraId="571B8402" w14:textId="7832F755" w:rsidR="001B584F" w:rsidRDefault="001B584F" w:rsidP="005303FF">
      <w:pPr>
        <w:numPr>
          <w:ilvl w:val="0"/>
          <w:numId w:val="7"/>
        </w:numPr>
        <w:spacing w:before="57" w:line="360" w:lineRule="auto"/>
        <w:jc w:val="both"/>
        <w:rPr>
          <w:rFonts w:cs="Times New Roman"/>
        </w:rPr>
      </w:pPr>
      <w:r>
        <w:rPr>
          <w:rFonts w:cs="Times New Roman"/>
        </w:rPr>
        <w:t>Użytkownik powinien mieć możliwość napisania wiadomości do znajomych</w:t>
      </w:r>
    </w:p>
    <w:p w14:paraId="55A41DA3" w14:textId="413A649F" w:rsidR="001B584F" w:rsidRPr="00E9719B" w:rsidRDefault="001B584F" w:rsidP="005303FF">
      <w:pPr>
        <w:numPr>
          <w:ilvl w:val="0"/>
          <w:numId w:val="7"/>
        </w:numPr>
        <w:spacing w:before="57" w:line="360" w:lineRule="auto"/>
        <w:jc w:val="both"/>
        <w:rPr>
          <w:rFonts w:cs="Times New Roman"/>
        </w:rPr>
      </w:pPr>
      <w:r>
        <w:rPr>
          <w:rFonts w:cs="Times New Roman"/>
        </w:rPr>
        <w:t>Użytkownik ma mieć możliwość dołączenia jednego zdjęcia do wiadomości</w:t>
      </w:r>
    </w:p>
    <w:p w14:paraId="1411D90C" w14:textId="275EEDA8" w:rsidR="00B523FE" w:rsidRPr="00E9719B" w:rsidRDefault="00B523FE" w:rsidP="005303FF">
      <w:pPr>
        <w:numPr>
          <w:ilvl w:val="0"/>
          <w:numId w:val="7"/>
        </w:numPr>
        <w:spacing w:before="57" w:line="360" w:lineRule="auto"/>
        <w:jc w:val="both"/>
        <w:rPr>
          <w:rFonts w:cs="Times New Roman"/>
        </w:rPr>
      </w:pPr>
      <w:r w:rsidRPr="00E9719B">
        <w:rPr>
          <w:rFonts w:cs="Times New Roman"/>
        </w:rPr>
        <w:t xml:space="preserve">Użytkownik </w:t>
      </w:r>
      <w:r w:rsidR="0084712E">
        <w:rPr>
          <w:rFonts w:cs="Times New Roman"/>
        </w:rPr>
        <w:t>powinien</w:t>
      </w:r>
      <w:r w:rsidRPr="00E9719B">
        <w:rPr>
          <w:rFonts w:cs="Times New Roman"/>
        </w:rPr>
        <w:t xml:space="preserve"> </w:t>
      </w:r>
      <w:r w:rsidR="0084712E">
        <w:rPr>
          <w:rFonts w:cs="Times New Roman"/>
        </w:rPr>
        <w:t xml:space="preserve">mieć </w:t>
      </w:r>
      <w:r w:rsidRPr="00E9719B">
        <w:rPr>
          <w:rFonts w:cs="Times New Roman"/>
        </w:rPr>
        <w:t>możliwość wyszukiwania zarejestrowanych użytkowników i nawiązania z nimi kontaktu po dodaniu potencjalnego znajomego</w:t>
      </w:r>
    </w:p>
    <w:p w14:paraId="0BC06B3E" w14:textId="5AC3DF6B" w:rsidR="00B523FE" w:rsidRPr="00E9719B" w:rsidRDefault="00B523FE" w:rsidP="005303FF">
      <w:pPr>
        <w:numPr>
          <w:ilvl w:val="0"/>
          <w:numId w:val="7"/>
        </w:numPr>
        <w:spacing w:before="57" w:line="360" w:lineRule="auto"/>
        <w:jc w:val="both"/>
        <w:rPr>
          <w:rFonts w:cs="Times New Roman"/>
        </w:rPr>
      </w:pPr>
      <w:r w:rsidRPr="00E9719B">
        <w:rPr>
          <w:rFonts w:cs="Times New Roman"/>
        </w:rPr>
        <w:t xml:space="preserve">Użytkownik </w:t>
      </w:r>
      <w:r w:rsidR="0084712E">
        <w:rPr>
          <w:rFonts w:cs="Times New Roman"/>
        </w:rPr>
        <w:t>powinien</w:t>
      </w:r>
      <w:r w:rsidRPr="00E9719B">
        <w:rPr>
          <w:rFonts w:cs="Times New Roman"/>
        </w:rPr>
        <w:t xml:space="preserve"> zaakceptować prośbę o dodanie do znajomych innego użytkownika zanim będą</w:t>
      </w:r>
      <w:r w:rsidR="0084712E">
        <w:rPr>
          <w:rFonts w:cs="Times New Roman"/>
        </w:rPr>
        <w:t xml:space="preserve"> oni</w:t>
      </w:r>
      <w:r w:rsidRPr="00E9719B">
        <w:rPr>
          <w:rFonts w:cs="Times New Roman"/>
        </w:rPr>
        <w:t xml:space="preserve"> mogli nawiązać kontakt</w:t>
      </w:r>
    </w:p>
    <w:p w14:paraId="6FDEE0BE" w14:textId="39FA84C2" w:rsidR="00B523FE" w:rsidRPr="00E9719B" w:rsidRDefault="00B523FE" w:rsidP="005303FF">
      <w:pPr>
        <w:numPr>
          <w:ilvl w:val="0"/>
          <w:numId w:val="7"/>
        </w:numPr>
        <w:spacing w:before="57" w:line="360" w:lineRule="auto"/>
        <w:jc w:val="both"/>
        <w:rPr>
          <w:rFonts w:cs="Times New Roman"/>
        </w:rPr>
      </w:pPr>
      <w:r w:rsidRPr="00E9719B">
        <w:rPr>
          <w:rFonts w:cs="Times New Roman"/>
        </w:rPr>
        <w:t xml:space="preserve">Każdy użytkownik </w:t>
      </w:r>
      <w:r w:rsidR="0084712E">
        <w:rPr>
          <w:rFonts w:cs="Times New Roman"/>
        </w:rPr>
        <w:t>powinien</w:t>
      </w:r>
      <w:r w:rsidRPr="00E9719B">
        <w:rPr>
          <w:rFonts w:cs="Times New Roman"/>
        </w:rPr>
        <w:t xml:space="preserve"> mi</w:t>
      </w:r>
      <w:r w:rsidR="0084712E">
        <w:rPr>
          <w:rFonts w:cs="Times New Roman"/>
        </w:rPr>
        <w:t>eć</w:t>
      </w:r>
      <w:r w:rsidRPr="00E9719B">
        <w:rPr>
          <w:rFonts w:cs="Times New Roman"/>
        </w:rPr>
        <w:t xml:space="preserve"> możliwość utworzenia wydarzenia oraz zarządzania </w:t>
      </w:r>
      <w:r w:rsidRPr="00E9719B">
        <w:rPr>
          <w:rFonts w:cs="Times New Roman"/>
        </w:rPr>
        <w:lastRenderedPageBreak/>
        <w:t>nim</w:t>
      </w:r>
    </w:p>
    <w:p w14:paraId="5460D434" w14:textId="0270BC75" w:rsidR="00B523FE" w:rsidRPr="00E9719B" w:rsidRDefault="00B523FE" w:rsidP="005303FF">
      <w:pPr>
        <w:numPr>
          <w:ilvl w:val="0"/>
          <w:numId w:val="7"/>
        </w:numPr>
        <w:spacing w:before="57" w:line="360" w:lineRule="auto"/>
        <w:jc w:val="both"/>
        <w:rPr>
          <w:rFonts w:cs="Times New Roman"/>
        </w:rPr>
      </w:pPr>
      <w:r w:rsidRPr="00E9719B">
        <w:rPr>
          <w:rFonts w:cs="Times New Roman"/>
        </w:rPr>
        <w:t xml:space="preserve">Użytkownik </w:t>
      </w:r>
      <w:r w:rsidR="00B51668">
        <w:rPr>
          <w:rFonts w:cs="Times New Roman"/>
        </w:rPr>
        <w:t>powinien mieć</w:t>
      </w:r>
      <w:r w:rsidRPr="00E9719B">
        <w:rPr>
          <w:rFonts w:cs="Times New Roman"/>
        </w:rPr>
        <w:t xml:space="preserve"> </w:t>
      </w:r>
      <w:r w:rsidR="00B51668">
        <w:rPr>
          <w:rFonts w:cs="Times New Roman"/>
        </w:rPr>
        <w:t xml:space="preserve">możliwość </w:t>
      </w:r>
      <w:r w:rsidRPr="00E9719B">
        <w:rPr>
          <w:rFonts w:cs="Times New Roman"/>
        </w:rPr>
        <w:t>usuwać znajomych z listy znajomych</w:t>
      </w:r>
    </w:p>
    <w:p w14:paraId="21B9C069" w14:textId="510686DD" w:rsidR="00B523FE" w:rsidRPr="00E9719B" w:rsidRDefault="00B523FE" w:rsidP="005303FF">
      <w:pPr>
        <w:numPr>
          <w:ilvl w:val="0"/>
          <w:numId w:val="7"/>
        </w:numPr>
        <w:spacing w:before="57" w:line="360" w:lineRule="auto"/>
        <w:jc w:val="both"/>
        <w:rPr>
          <w:rFonts w:cs="Times New Roman"/>
        </w:rPr>
      </w:pPr>
      <w:r w:rsidRPr="00E9719B">
        <w:rPr>
          <w:rFonts w:cs="Times New Roman"/>
        </w:rPr>
        <w:t xml:space="preserve">Użytkownik </w:t>
      </w:r>
      <w:r w:rsidR="00B51668">
        <w:rPr>
          <w:rFonts w:cs="Times New Roman"/>
        </w:rPr>
        <w:t xml:space="preserve">ma mieć możliwość </w:t>
      </w:r>
      <w:r w:rsidRPr="00E9719B">
        <w:rPr>
          <w:rFonts w:cs="Times New Roman"/>
        </w:rPr>
        <w:t>dodawać oraz usuwać swoje zdjęcia</w:t>
      </w:r>
    </w:p>
    <w:p w14:paraId="6E1736BC" w14:textId="1E44D0AF" w:rsidR="0084712E" w:rsidRDefault="00B523FE" w:rsidP="005303FF">
      <w:pPr>
        <w:numPr>
          <w:ilvl w:val="0"/>
          <w:numId w:val="7"/>
        </w:numPr>
        <w:spacing w:before="57" w:line="360" w:lineRule="auto"/>
        <w:jc w:val="both"/>
        <w:rPr>
          <w:rFonts w:cs="Times New Roman"/>
        </w:rPr>
      </w:pPr>
      <w:r w:rsidRPr="00E9719B">
        <w:rPr>
          <w:rFonts w:cs="Times New Roman"/>
        </w:rPr>
        <w:t xml:space="preserve">Użytkownik </w:t>
      </w:r>
      <w:r w:rsidR="00B51668">
        <w:rPr>
          <w:rFonts w:cs="Times New Roman"/>
        </w:rPr>
        <w:t>powinien mieć możliwość</w:t>
      </w:r>
      <w:r w:rsidRPr="00E9719B">
        <w:rPr>
          <w:rFonts w:cs="Times New Roman"/>
        </w:rPr>
        <w:t xml:space="preserve"> umieszczać wpisy na swojej stronie</w:t>
      </w:r>
      <w:r w:rsidR="00B51668">
        <w:rPr>
          <w:rFonts w:cs="Times New Roman"/>
        </w:rPr>
        <w:t xml:space="preserve"> profilowej</w:t>
      </w:r>
    </w:p>
    <w:p w14:paraId="0B9BCC27" w14:textId="03EFB6CF" w:rsidR="00AD5D33" w:rsidRPr="00AD5D33" w:rsidRDefault="00AD5D33" w:rsidP="005303FF">
      <w:pPr>
        <w:numPr>
          <w:ilvl w:val="0"/>
          <w:numId w:val="7"/>
        </w:numPr>
        <w:spacing w:before="57" w:line="360" w:lineRule="auto"/>
        <w:jc w:val="both"/>
        <w:rPr>
          <w:rFonts w:cs="Times New Roman"/>
        </w:rPr>
      </w:pPr>
      <w:r>
        <w:rPr>
          <w:rFonts w:cs="Times New Roman"/>
        </w:rPr>
        <w:t>Do każdego wpisu użytkownik ma móc podpiąć tylko jedno zdjęcie</w:t>
      </w:r>
    </w:p>
    <w:p w14:paraId="72F39F66" w14:textId="7FB5FE74" w:rsidR="00E63591" w:rsidRDefault="00E63591" w:rsidP="005303FF">
      <w:pPr>
        <w:numPr>
          <w:ilvl w:val="0"/>
          <w:numId w:val="7"/>
        </w:numPr>
        <w:spacing w:before="57" w:line="360" w:lineRule="auto"/>
        <w:jc w:val="both"/>
        <w:rPr>
          <w:rFonts w:cs="Times New Roman"/>
        </w:rPr>
      </w:pPr>
      <w:r>
        <w:rPr>
          <w:rFonts w:cs="Times New Roman"/>
        </w:rPr>
        <w:t>Użytkownik ma móc składać wniosek o uczestnictwo w wydarzeniu</w:t>
      </w:r>
    </w:p>
    <w:p w14:paraId="073704D8" w14:textId="1A10BBC4" w:rsidR="00E63591" w:rsidRDefault="00E63591" w:rsidP="005303FF">
      <w:pPr>
        <w:numPr>
          <w:ilvl w:val="0"/>
          <w:numId w:val="7"/>
        </w:numPr>
        <w:spacing w:before="57" w:line="360" w:lineRule="auto"/>
        <w:jc w:val="both"/>
        <w:rPr>
          <w:rFonts w:cs="Times New Roman"/>
        </w:rPr>
      </w:pPr>
      <w:r>
        <w:rPr>
          <w:rFonts w:cs="Times New Roman"/>
        </w:rPr>
        <w:t>Administrator wydarzenia ma móc powinien móc zatwierdzać uczestnictwo chętnych użytkowników w wydarzeniu</w:t>
      </w:r>
    </w:p>
    <w:p w14:paraId="0F000A99" w14:textId="541117C5" w:rsidR="00044750" w:rsidRDefault="00044750" w:rsidP="005303FF">
      <w:pPr>
        <w:numPr>
          <w:ilvl w:val="0"/>
          <w:numId w:val="7"/>
        </w:numPr>
        <w:spacing w:before="57" w:line="360" w:lineRule="auto"/>
        <w:jc w:val="both"/>
        <w:rPr>
          <w:rFonts w:cs="Times New Roman"/>
        </w:rPr>
      </w:pPr>
      <w:r>
        <w:rPr>
          <w:rFonts w:cs="Times New Roman"/>
        </w:rPr>
        <w:t>Administrator wydarzenia powinien być uprawniony do zmieniania podstawowych danych wydarzenia</w:t>
      </w:r>
    </w:p>
    <w:p w14:paraId="64C17E73" w14:textId="23BA5828" w:rsidR="0084712E" w:rsidRDefault="00B51668" w:rsidP="005303FF">
      <w:pPr>
        <w:numPr>
          <w:ilvl w:val="0"/>
          <w:numId w:val="7"/>
        </w:numPr>
        <w:spacing w:before="57" w:line="360" w:lineRule="auto"/>
        <w:jc w:val="both"/>
        <w:rPr>
          <w:rFonts w:cs="Times New Roman"/>
        </w:rPr>
      </w:pPr>
      <w:r>
        <w:rPr>
          <w:rFonts w:cs="Times New Roman"/>
        </w:rPr>
        <w:t>Administrator wydarzenia powinien móc dodawać nowe wpisy</w:t>
      </w:r>
    </w:p>
    <w:p w14:paraId="6E1CF384" w14:textId="10B5A652" w:rsidR="00B51668" w:rsidRDefault="00B51668" w:rsidP="005303FF">
      <w:pPr>
        <w:numPr>
          <w:ilvl w:val="0"/>
          <w:numId w:val="7"/>
        </w:numPr>
        <w:spacing w:before="57" w:line="360" w:lineRule="auto"/>
        <w:jc w:val="both"/>
        <w:rPr>
          <w:rFonts w:cs="Times New Roman"/>
        </w:rPr>
      </w:pPr>
      <w:r>
        <w:rPr>
          <w:rFonts w:cs="Times New Roman"/>
        </w:rPr>
        <w:t>Administrator wydarzenia powinien mieć możliwość usuwania wpisów</w:t>
      </w:r>
    </w:p>
    <w:p w14:paraId="67B704D0" w14:textId="6B009734" w:rsidR="00B51668" w:rsidRDefault="00B51668" w:rsidP="005303FF">
      <w:pPr>
        <w:numPr>
          <w:ilvl w:val="0"/>
          <w:numId w:val="7"/>
        </w:numPr>
        <w:spacing w:before="57" w:line="360" w:lineRule="auto"/>
        <w:jc w:val="both"/>
        <w:rPr>
          <w:rFonts w:cs="Times New Roman"/>
        </w:rPr>
      </w:pPr>
      <w:r>
        <w:rPr>
          <w:rFonts w:cs="Times New Roman"/>
        </w:rPr>
        <w:t>Członkowie wydarzenia powinni mieć możliwość dodawania komentarzy do wpisów</w:t>
      </w:r>
    </w:p>
    <w:p w14:paraId="7340951F" w14:textId="3AB5C984" w:rsidR="00B51668" w:rsidRDefault="00B51668" w:rsidP="005303FF">
      <w:pPr>
        <w:numPr>
          <w:ilvl w:val="0"/>
          <w:numId w:val="7"/>
        </w:numPr>
        <w:spacing w:before="57" w:line="360" w:lineRule="auto"/>
        <w:jc w:val="both"/>
        <w:rPr>
          <w:rFonts w:cs="Times New Roman"/>
        </w:rPr>
      </w:pPr>
      <w:r>
        <w:rPr>
          <w:rFonts w:cs="Times New Roman"/>
        </w:rPr>
        <w:t>Administrator wydarzenia powinien mieć możliwość usuwania komentarzy</w:t>
      </w:r>
    </w:p>
    <w:p w14:paraId="0FA5C63E" w14:textId="486A8D26" w:rsidR="00B51668" w:rsidRDefault="00B51668" w:rsidP="005303FF">
      <w:pPr>
        <w:numPr>
          <w:ilvl w:val="0"/>
          <w:numId w:val="7"/>
        </w:numPr>
        <w:spacing w:before="57" w:line="360" w:lineRule="auto"/>
        <w:jc w:val="both"/>
        <w:rPr>
          <w:rFonts w:cs="Times New Roman"/>
        </w:rPr>
      </w:pPr>
      <w:r>
        <w:rPr>
          <w:rFonts w:cs="Times New Roman"/>
        </w:rPr>
        <w:t>Administrator wydarzenia powinien mieć możliwość aktualizować wszystkie dane wydarzenia</w:t>
      </w:r>
    </w:p>
    <w:p w14:paraId="65B2F54A" w14:textId="57D03AB1" w:rsidR="00B51668" w:rsidRDefault="00B51668" w:rsidP="005303FF">
      <w:pPr>
        <w:numPr>
          <w:ilvl w:val="0"/>
          <w:numId w:val="7"/>
        </w:numPr>
        <w:spacing w:before="57" w:line="360" w:lineRule="auto"/>
        <w:jc w:val="both"/>
        <w:rPr>
          <w:rFonts w:cs="Times New Roman"/>
        </w:rPr>
      </w:pPr>
      <w:r>
        <w:rPr>
          <w:rFonts w:cs="Times New Roman"/>
        </w:rPr>
        <w:t>Administrator wydarzenia powinien mieć możliwość usuwać oraz blokować dostęp do wydarzenia użytkownikom</w:t>
      </w:r>
    </w:p>
    <w:p w14:paraId="4D2BCDA0" w14:textId="666BFCDB" w:rsidR="00044750" w:rsidRDefault="00044750" w:rsidP="005303FF">
      <w:pPr>
        <w:numPr>
          <w:ilvl w:val="0"/>
          <w:numId w:val="7"/>
        </w:numPr>
        <w:spacing w:before="57" w:line="360" w:lineRule="auto"/>
        <w:jc w:val="both"/>
        <w:rPr>
          <w:rFonts w:cs="Times New Roman"/>
        </w:rPr>
      </w:pPr>
      <w:r>
        <w:rPr>
          <w:rFonts w:cs="Times New Roman"/>
        </w:rPr>
        <w:t>Administrator wydarzenia powinien móc dodawać i usuwać nowe zdjęcia na stronie wydarzenia</w:t>
      </w:r>
    </w:p>
    <w:p w14:paraId="1D78FDA3" w14:textId="2EC9B337" w:rsidR="005751A8" w:rsidRDefault="00287223" w:rsidP="005303FF">
      <w:pPr>
        <w:numPr>
          <w:ilvl w:val="0"/>
          <w:numId w:val="7"/>
        </w:numPr>
        <w:spacing w:before="57" w:line="360" w:lineRule="auto"/>
        <w:jc w:val="both"/>
        <w:rPr>
          <w:rFonts w:cs="Times New Roman"/>
        </w:rPr>
      </w:pPr>
      <w:r>
        <w:rPr>
          <w:rFonts w:cs="Times New Roman"/>
        </w:rPr>
        <w:t>Użytkownik jako właściciel profilu powinien mieć możliwość dodawania wpisów na stronie profilowej</w:t>
      </w:r>
    </w:p>
    <w:p w14:paraId="0AED05DF" w14:textId="3CAE9303" w:rsidR="00044750" w:rsidRPr="000A7866" w:rsidRDefault="00044750" w:rsidP="005303FF">
      <w:pPr>
        <w:numPr>
          <w:ilvl w:val="0"/>
          <w:numId w:val="7"/>
        </w:numPr>
        <w:spacing w:before="57" w:line="360" w:lineRule="auto"/>
        <w:jc w:val="both"/>
        <w:rPr>
          <w:rFonts w:cs="Times New Roman"/>
        </w:rPr>
      </w:pPr>
      <w:r>
        <w:rPr>
          <w:rFonts w:cs="Times New Roman"/>
        </w:rPr>
        <w:t>Tylko założyciel wydarzenia ma móc dodawać i usuwać administratorów wydarzenia</w:t>
      </w:r>
    </w:p>
    <w:p w14:paraId="45A72351" w14:textId="0B91B443" w:rsidR="00C1355A" w:rsidRDefault="00A574AF" w:rsidP="005303FF">
      <w:pPr>
        <w:spacing w:before="57" w:line="360" w:lineRule="auto"/>
        <w:ind w:firstLine="709"/>
        <w:jc w:val="both"/>
        <w:rPr>
          <w:rFonts w:cs="Times New Roman"/>
        </w:rPr>
      </w:pPr>
      <w:r>
        <w:rPr>
          <w:rFonts w:cs="Times New Roman"/>
        </w:rPr>
        <w:t>Ponieważ lista powyższych wymagań w miarę rozwoju aplikacji może rosnąć prędzej czy później wyniknie konieczność usystematyzowania tej listy do krótszej i bardziej czytelnej formy. Istnieje kilka metod usystematyzowania wymagań – jedną z nich jest przedstawienie graficzne funkcjonalności w formie diagramu przypadków użycia. Diagram przypadków użycia jest jednym z</w:t>
      </w:r>
      <w:r w:rsidR="000627C3">
        <w:rPr>
          <w:rFonts w:cs="Times New Roman"/>
        </w:rPr>
        <w:t xml:space="preserve"> pierwszych</w:t>
      </w:r>
      <w:r>
        <w:rPr>
          <w:rFonts w:cs="Times New Roman"/>
        </w:rPr>
        <w:t xml:space="preserve"> diagramów UML </w:t>
      </w:r>
      <w:r w:rsidR="000627C3">
        <w:rPr>
          <w:rFonts w:cs="Times New Roman"/>
        </w:rPr>
        <w:t>(zunifikowany język modelowania)</w:t>
      </w:r>
      <w:r w:rsidR="004B1901">
        <w:rPr>
          <w:rFonts w:cs="Times New Roman"/>
        </w:rPr>
        <w:t>, który służy do modelowania systemu informatycznego w jak najbardziej przejrzysty i zrozumiały dla czytelnika sposób poprzez wyselekcjonowanie aktorów i przypisywanie im różnorakich funkcjonalności systemowych.</w:t>
      </w:r>
      <w:r w:rsidR="00A52E9C">
        <w:rPr>
          <w:rFonts w:cs="Times New Roman"/>
        </w:rPr>
        <w:t xml:space="preserve"> Aplikacja</w:t>
      </w:r>
      <w:r w:rsidR="004B1901">
        <w:rPr>
          <w:rFonts w:cs="Times New Roman"/>
        </w:rPr>
        <w:t xml:space="preserve"> ma </w:t>
      </w:r>
      <w:r w:rsidR="00C641A4">
        <w:rPr>
          <w:rFonts w:cs="Times New Roman"/>
        </w:rPr>
        <w:t>czterech</w:t>
      </w:r>
      <w:r w:rsidR="004B1901">
        <w:rPr>
          <w:rFonts w:cs="Times New Roman"/>
        </w:rPr>
        <w:t xml:space="preserve"> aktorów: użytkownik, administrator </w:t>
      </w:r>
      <w:r w:rsidR="004B1901">
        <w:rPr>
          <w:rFonts w:cs="Times New Roman"/>
        </w:rPr>
        <w:lastRenderedPageBreak/>
        <w:t>wydarzeni</w:t>
      </w:r>
      <w:r w:rsidR="0063140D">
        <w:rPr>
          <w:rFonts w:cs="Times New Roman"/>
        </w:rPr>
        <w:t>a</w:t>
      </w:r>
      <w:r w:rsidR="00C641A4">
        <w:rPr>
          <w:rFonts w:cs="Times New Roman"/>
        </w:rPr>
        <w:t>, członek wydarzenia oraz założyciel wydarzenia</w:t>
      </w:r>
      <w:r w:rsidR="004B1901">
        <w:rPr>
          <w:rFonts w:cs="Times New Roman"/>
        </w:rPr>
        <w:t>.</w:t>
      </w:r>
      <w:r w:rsidR="00B20587">
        <w:rPr>
          <w:rFonts w:cs="Times New Roman"/>
        </w:rPr>
        <w:t xml:space="preserve"> Do sporządzenia diagramów przypadków użycia zostanie użyte narzędzie draw.io</w:t>
      </w:r>
    </w:p>
    <w:p w14:paraId="6A91888A" w14:textId="77777777" w:rsidR="00983AC7" w:rsidRDefault="00983AC7" w:rsidP="005303FF">
      <w:pPr>
        <w:keepNext/>
        <w:spacing w:before="57" w:line="360" w:lineRule="auto"/>
        <w:jc w:val="both"/>
      </w:pPr>
      <w:r>
        <w:rPr>
          <w:rFonts w:cs="Times New Roman"/>
          <w:noProof/>
        </w:rPr>
        <w:drawing>
          <wp:inline distT="0" distB="0" distL="0" distR="0" wp14:anchorId="29E42D3D" wp14:editId="13B204FC">
            <wp:extent cx="4261584" cy="4141694"/>
            <wp:effectExtent l="0" t="0" r="5715"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8721" cy="4206943"/>
                    </a:xfrm>
                    <a:prstGeom prst="rect">
                      <a:avLst/>
                    </a:prstGeom>
                    <a:noFill/>
                    <a:ln>
                      <a:noFill/>
                    </a:ln>
                  </pic:spPr>
                </pic:pic>
              </a:graphicData>
            </a:graphic>
          </wp:inline>
        </w:drawing>
      </w:r>
    </w:p>
    <w:p w14:paraId="2D8DCA44" w14:textId="497A1773" w:rsidR="00C641A4" w:rsidRPr="0044172A" w:rsidRDefault="00983AC7" w:rsidP="0044172A">
      <w:pPr>
        <w:pStyle w:val="Legenda"/>
        <w:spacing w:line="360" w:lineRule="auto"/>
        <w:jc w:val="both"/>
        <w:rPr>
          <w:sz w:val="24"/>
          <w:szCs w:val="24"/>
        </w:rPr>
      </w:pPr>
      <w:bookmarkStart w:id="60" w:name="_Toc29377056"/>
      <w:r w:rsidRPr="00983AC7">
        <w:rPr>
          <w:sz w:val="24"/>
          <w:szCs w:val="24"/>
        </w:rPr>
        <w:t xml:space="preserve">Rysunek </w:t>
      </w:r>
      <w:r w:rsidRPr="00983AC7">
        <w:rPr>
          <w:sz w:val="24"/>
          <w:szCs w:val="24"/>
        </w:rPr>
        <w:fldChar w:fldCharType="begin"/>
      </w:r>
      <w:r w:rsidRPr="00983AC7">
        <w:rPr>
          <w:sz w:val="24"/>
          <w:szCs w:val="24"/>
        </w:rPr>
        <w:instrText xml:space="preserve"> SEQ Rysunek \* ARABIC </w:instrText>
      </w:r>
      <w:r w:rsidRPr="00983AC7">
        <w:rPr>
          <w:sz w:val="24"/>
          <w:szCs w:val="24"/>
        </w:rPr>
        <w:fldChar w:fldCharType="separate"/>
      </w:r>
      <w:r w:rsidR="00C31C93">
        <w:rPr>
          <w:noProof/>
          <w:sz w:val="24"/>
          <w:szCs w:val="24"/>
        </w:rPr>
        <w:t>3</w:t>
      </w:r>
      <w:r w:rsidRPr="00983AC7">
        <w:rPr>
          <w:sz w:val="24"/>
          <w:szCs w:val="24"/>
        </w:rPr>
        <w:fldChar w:fldCharType="end"/>
      </w:r>
      <w:r w:rsidRPr="00983AC7">
        <w:rPr>
          <w:sz w:val="24"/>
          <w:szCs w:val="24"/>
        </w:rPr>
        <w:t xml:space="preserve"> Diagram przypadków użycia </w:t>
      </w:r>
      <w:r w:rsidR="00C641A4">
        <w:rPr>
          <w:sz w:val="24"/>
          <w:szCs w:val="24"/>
        </w:rPr>
        <w:t xml:space="preserve">przedstawiający uprawnienia </w:t>
      </w:r>
      <w:r w:rsidRPr="00983AC7">
        <w:rPr>
          <w:sz w:val="24"/>
          <w:szCs w:val="24"/>
        </w:rPr>
        <w:t>użytkownik</w:t>
      </w:r>
      <w:r w:rsidR="00C641A4">
        <w:rPr>
          <w:sz w:val="24"/>
          <w:szCs w:val="24"/>
        </w:rPr>
        <w:t>a</w:t>
      </w:r>
      <w:bookmarkEnd w:id="60"/>
    </w:p>
    <w:p w14:paraId="0FB117EF" w14:textId="77777777" w:rsidR="00C641A4" w:rsidRDefault="00C641A4" w:rsidP="005303FF">
      <w:pPr>
        <w:keepNext/>
        <w:jc w:val="both"/>
      </w:pPr>
      <w:r>
        <w:rPr>
          <w:noProof/>
        </w:rPr>
        <w:drawing>
          <wp:inline distT="0" distB="0" distL="0" distR="0" wp14:anchorId="76B60750" wp14:editId="20C3E047">
            <wp:extent cx="4716766" cy="1675119"/>
            <wp:effectExtent l="0" t="0" r="8255" b="190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358" cy="1701610"/>
                    </a:xfrm>
                    <a:prstGeom prst="rect">
                      <a:avLst/>
                    </a:prstGeom>
                    <a:noFill/>
                    <a:ln>
                      <a:noFill/>
                    </a:ln>
                  </pic:spPr>
                </pic:pic>
              </a:graphicData>
            </a:graphic>
          </wp:inline>
        </w:drawing>
      </w:r>
    </w:p>
    <w:p w14:paraId="6F05CFFA" w14:textId="599A5222" w:rsidR="001B0CB9" w:rsidRPr="0044172A" w:rsidRDefault="00C641A4" w:rsidP="0044172A">
      <w:pPr>
        <w:pStyle w:val="Legenda"/>
        <w:spacing w:line="360" w:lineRule="auto"/>
        <w:jc w:val="both"/>
        <w:rPr>
          <w:noProof/>
          <w:sz w:val="24"/>
          <w:szCs w:val="24"/>
        </w:rPr>
      </w:pPr>
      <w:bookmarkStart w:id="61" w:name="_Toc29377057"/>
      <w:r w:rsidRPr="00C641A4">
        <w:rPr>
          <w:sz w:val="24"/>
          <w:szCs w:val="24"/>
        </w:rPr>
        <w:t xml:space="preserve">Rysunek </w:t>
      </w:r>
      <w:r w:rsidRPr="00C641A4">
        <w:rPr>
          <w:sz w:val="24"/>
          <w:szCs w:val="24"/>
        </w:rPr>
        <w:fldChar w:fldCharType="begin"/>
      </w:r>
      <w:r w:rsidRPr="00C641A4">
        <w:rPr>
          <w:sz w:val="24"/>
          <w:szCs w:val="24"/>
        </w:rPr>
        <w:instrText xml:space="preserve"> SEQ Rysunek \* ARABIC </w:instrText>
      </w:r>
      <w:r w:rsidRPr="00C641A4">
        <w:rPr>
          <w:sz w:val="24"/>
          <w:szCs w:val="24"/>
        </w:rPr>
        <w:fldChar w:fldCharType="separate"/>
      </w:r>
      <w:r w:rsidR="00C31C93">
        <w:rPr>
          <w:noProof/>
          <w:sz w:val="24"/>
          <w:szCs w:val="24"/>
        </w:rPr>
        <w:t>4</w:t>
      </w:r>
      <w:r w:rsidRPr="00C641A4">
        <w:rPr>
          <w:sz w:val="24"/>
          <w:szCs w:val="24"/>
        </w:rPr>
        <w:fldChar w:fldCharType="end"/>
      </w:r>
      <w:r w:rsidRPr="00C641A4">
        <w:rPr>
          <w:sz w:val="24"/>
          <w:szCs w:val="24"/>
        </w:rPr>
        <w:t xml:space="preserve"> </w:t>
      </w:r>
      <w:r w:rsidRPr="0028010C">
        <w:rPr>
          <w:sz w:val="24"/>
          <w:szCs w:val="24"/>
        </w:rPr>
        <w:t xml:space="preserve">Diagram przypadków użycia przedstawiający dodatkowe uprawnienia założyciela wydarzenia (oprócz podstawowych uprawnień administratora) </w:t>
      </w:r>
      <w:r w:rsidRPr="0028010C">
        <w:rPr>
          <w:noProof/>
          <w:sz w:val="24"/>
          <w:szCs w:val="24"/>
        </w:rPr>
        <w:t>oraz uczestnika wydarzenia</w:t>
      </w:r>
      <w:bookmarkEnd w:id="61"/>
    </w:p>
    <w:p w14:paraId="2E49F3B0" w14:textId="77777777" w:rsidR="00C641A4" w:rsidRDefault="00044750" w:rsidP="005303FF">
      <w:pPr>
        <w:keepNext/>
        <w:spacing w:before="57" w:line="360" w:lineRule="auto"/>
        <w:jc w:val="both"/>
      </w:pPr>
      <w:r>
        <w:rPr>
          <w:rFonts w:cs="Times New Roman"/>
          <w:noProof/>
        </w:rPr>
        <w:lastRenderedPageBreak/>
        <w:drawing>
          <wp:inline distT="0" distB="0" distL="0" distR="0" wp14:anchorId="56C1A190" wp14:editId="18282D4E">
            <wp:extent cx="3104350" cy="3356026"/>
            <wp:effectExtent l="0" t="0" r="127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9000" cy="3523214"/>
                    </a:xfrm>
                    <a:prstGeom prst="rect">
                      <a:avLst/>
                    </a:prstGeom>
                    <a:noFill/>
                    <a:ln>
                      <a:noFill/>
                    </a:ln>
                  </pic:spPr>
                </pic:pic>
              </a:graphicData>
            </a:graphic>
          </wp:inline>
        </w:drawing>
      </w:r>
    </w:p>
    <w:p w14:paraId="334EA154" w14:textId="6A8FDFDE" w:rsidR="00AD3F74" w:rsidRPr="00AD3F74" w:rsidRDefault="00C641A4" w:rsidP="0044172A">
      <w:pPr>
        <w:pStyle w:val="Legenda"/>
        <w:spacing w:line="360" w:lineRule="auto"/>
        <w:jc w:val="both"/>
        <w:rPr>
          <w:sz w:val="24"/>
          <w:szCs w:val="24"/>
        </w:rPr>
      </w:pPr>
      <w:bookmarkStart w:id="62" w:name="_Toc29377058"/>
      <w:r w:rsidRPr="00C641A4">
        <w:rPr>
          <w:sz w:val="24"/>
          <w:szCs w:val="24"/>
        </w:rPr>
        <w:t xml:space="preserve">Rysunek </w:t>
      </w:r>
      <w:r w:rsidRPr="00C641A4">
        <w:rPr>
          <w:sz w:val="24"/>
          <w:szCs w:val="24"/>
        </w:rPr>
        <w:fldChar w:fldCharType="begin"/>
      </w:r>
      <w:r w:rsidRPr="00C641A4">
        <w:rPr>
          <w:sz w:val="24"/>
          <w:szCs w:val="24"/>
        </w:rPr>
        <w:instrText xml:space="preserve"> SEQ Rysunek \* ARABIC </w:instrText>
      </w:r>
      <w:r w:rsidRPr="00C641A4">
        <w:rPr>
          <w:sz w:val="24"/>
          <w:szCs w:val="24"/>
        </w:rPr>
        <w:fldChar w:fldCharType="separate"/>
      </w:r>
      <w:r w:rsidR="00C31C93">
        <w:rPr>
          <w:noProof/>
          <w:sz w:val="24"/>
          <w:szCs w:val="24"/>
        </w:rPr>
        <w:t>5</w:t>
      </w:r>
      <w:r w:rsidRPr="00C641A4">
        <w:rPr>
          <w:sz w:val="24"/>
          <w:szCs w:val="24"/>
        </w:rPr>
        <w:fldChar w:fldCharType="end"/>
      </w:r>
      <w:r w:rsidRPr="00C641A4">
        <w:rPr>
          <w:sz w:val="24"/>
          <w:szCs w:val="24"/>
        </w:rPr>
        <w:t xml:space="preserve"> Diagram przypadków użycia </w:t>
      </w:r>
      <w:r>
        <w:rPr>
          <w:sz w:val="24"/>
          <w:szCs w:val="24"/>
        </w:rPr>
        <w:t>przedstawiający uprawnienia</w:t>
      </w:r>
      <w:r w:rsidRPr="00C641A4">
        <w:rPr>
          <w:sz w:val="24"/>
          <w:szCs w:val="24"/>
        </w:rPr>
        <w:t xml:space="preserve"> administratora wydarzenia</w:t>
      </w:r>
      <w:bookmarkEnd w:id="62"/>
    </w:p>
    <w:p w14:paraId="62D8D967" w14:textId="7F3A3CD1" w:rsidR="00997F2C" w:rsidRPr="00AC1319" w:rsidRDefault="00AD3F74" w:rsidP="005303FF">
      <w:pPr>
        <w:pStyle w:val="Nagwek1"/>
        <w:jc w:val="both"/>
      </w:pPr>
      <w:bookmarkStart w:id="63" w:name="_Toc29673475"/>
      <w:r>
        <w:t>2</w:t>
      </w:r>
      <w:r w:rsidR="00997F2C" w:rsidRPr="00AC1319">
        <w:t>.</w:t>
      </w:r>
      <w:r>
        <w:t>3</w:t>
      </w:r>
      <w:r w:rsidR="00997F2C" w:rsidRPr="00AC1319">
        <w:t>. Architektura systemu</w:t>
      </w:r>
      <w:bookmarkEnd w:id="63"/>
    </w:p>
    <w:p w14:paraId="34192766" w14:textId="6BAC1F64" w:rsidR="0063140D" w:rsidRDefault="00997F2C" w:rsidP="005303FF">
      <w:pPr>
        <w:spacing w:before="57" w:line="360" w:lineRule="auto"/>
        <w:ind w:firstLine="709"/>
        <w:jc w:val="both"/>
        <w:rPr>
          <w:rFonts w:cs="Times New Roman"/>
        </w:rPr>
      </w:pPr>
      <w:r>
        <w:rPr>
          <w:rFonts w:cs="Times New Roman"/>
        </w:rPr>
        <w:t xml:space="preserve">Po pozyskaniu i analizie wymagań należy zastanowić się nad architekturą systemu informatycznego. Jednymi z głównych wymagań stawianym każdemu systemowi </w:t>
      </w:r>
      <w:proofErr w:type="gramStart"/>
      <w:r>
        <w:rPr>
          <w:rFonts w:cs="Times New Roman"/>
        </w:rPr>
        <w:t>są  wydajność</w:t>
      </w:r>
      <w:proofErr w:type="gramEnd"/>
      <w:r>
        <w:rPr>
          <w:rFonts w:cs="Times New Roman"/>
        </w:rPr>
        <w:t xml:space="preserve">, niezawodność i bezpieczeństwo. Spełnienie takich oczekiwań od systemu mogą zagwarantować tylko sprawdzone wydajnościowo technologie programistyczne i dostosowanie się do zalecanych praktyk projektowania systemów informatycznych. </w:t>
      </w:r>
      <w:r w:rsidR="008679B6">
        <w:rPr>
          <w:rFonts w:cs="Times New Roman"/>
        </w:rPr>
        <w:t>W tym podrozdziale zostaną omówione aspekty związane z architekturą tworzonej aplikacji, w tym zostanie przedstawiona koncepcja REST API, aspekt bezpieczeństwa oraz aspekt autentykacji i autoryzacji.</w:t>
      </w:r>
    </w:p>
    <w:p w14:paraId="24AECA6D" w14:textId="77777777" w:rsidR="00F93BFD" w:rsidRDefault="00F93BFD" w:rsidP="005303FF">
      <w:pPr>
        <w:keepNext/>
        <w:jc w:val="both"/>
      </w:pPr>
      <w:r>
        <w:rPr>
          <w:noProof/>
        </w:rPr>
        <w:drawing>
          <wp:inline distT="0" distB="0" distL="0" distR="0" wp14:anchorId="34A93605" wp14:editId="404FC79B">
            <wp:extent cx="4200939" cy="2078695"/>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7979" cy="2126712"/>
                    </a:xfrm>
                    <a:prstGeom prst="rect">
                      <a:avLst/>
                    </a:prstGeom>
                    <a:noFill/>
                    <a:ln>
                      <a:noFill/>
                    </a:ln>
                  </pic:spPr>
                </pic:pic>
              </a:graphicData>
            </a:graphic>
          </wp:inline>
        </w:drawing>
      </w:r>
    </w:p>
    <w:p w14:paraId="25446A9D" w14:textId="4AAE94E9" w:rsidR="00774A2B" w:rsidRPr="001B0CB9" w:rsidRDefault="00F93BFD" w:rsidP="0044172A">
      <w:pPr>
        <w:pStyle w:val="Legenda"/>
        <w:spacing w:line="360" w:lineRule="auto"/>
        <w:jc w:val="both"/>
        <w:rPr>
          <w:sz w:val="24"/>
          <w:szCs w:val="24"/>
        </w:rPr>
      </w:pPr>
      <w:bookmarkStart w:id="64" w:name="_Toc29377059"/>
      <w:r w:rsidRPr="00F93BFD">
        <w:rPr>
          <w:sz w:val="24"/>
          <w:szCs w:val="24"/>
        </w:rPr>
        <w:t xml:space="preserve">Rysunek </w:t>
      </w:r>
      <w:r w:rsidRPr="00F93BFD">
        <w:rPr>
          <w:sz w:val="24"/>
          <w:szCs w:val="24"/>
        </w:rPr>
        <w:fldChar w:fldCharType="begin"/>
      </w:r>
      <w:r w:rsidRPr="00F93BFD">
        <w:rPr>
          <w:sz w:val="24"/>
          <w:szCs w:val="24"/>
        </w:rPr>
        <w:instrText xml:space="preserve"> SEQ Rysunek \* ARABIC </w:instrText>
      </w:r>
      <w:r w:rsidRPr="00F93BFD">
        <w:rPr>
          <w:sz w:val="24"/>
          <w:szCs w:val="24"/>
        </w:rPr>
        <w:fldChar w:fldCharType="separate"/>
      </w:r>
      <w:r w:rsidR="00C31C93">
        <w:rPr>
          <w:noProof/>
          <w:sz w:val="24"/>
          <w:szCs w:val="24"/>
        </w:rPr>
        <w:t>6</w:t>
      </w:r>
      <w:r w:rsidRPr="00F93BFD">
        <w:rPr>
          <w:sz w:val="24"/>
          <w:szCs w:val="24"/>
        </w:rPr>
        <w:fldChar w:fldCharType="end"/>
      </w:r>
      <w:r w:rsidR="006E28D1">
        <w:rPr>
          <w:sz w:val="24"/>
          <w:szCs w:val="24"/>
        </w:rPr>
        <w:t xml:space="preserve"> Diagram przedstawiający</w:t>
      </w:r>
      <w:r w:rsidRPr="00F93BFD">
        <w:rPr>
          <w:sz w:val="24"/>
          <w:szCs w:val="24"/>
        </w:rPr>
        <w:t xml:space="preserve"> </w:t>
      </w:r>
      <w:r w:rsidR="006E28D1">
        <w:rPr>
          <w:sz w:val="24"/>
          <w:szCs w:val="24"/>
        </w:rPr>
        <w:t>a</w:t>
      </w:r>
      <w:r w:rsidRPr="00F93BFD">
        <w:rPr>
          <w:sz w:val="24"/>
          <w:szCs w:val="24"/>
        </w:rPr>
        <w:t>rchitektur</w:t>
      </w:r>
      <w:r w:rsidR="006E28D1">
        <w:rPr>
          <w:sz w:val="24"/>
          <w:szCs w:val="24"/>
        </w:rPr>
        <w:t>ę</w:t>
      </w:r>
      <w:r w:rsidRPr="00F93BFD">
        <w:rPr>
          <w:sz w:val="24"/>
          <w:szCs w:val="24"/>
        </w:rPr>
        <w:t xml:space="preserve"> tworzonego systemu</w:t>
      </w:r>
      <w:bookmarkEnd w:id="64"/>
    </w:p>
    <w:p w14:paraId="05E9339A" w14:textId="1774A402" w:rsidR="00FF6DFA" w:rsidRDefault="0073760E" w:rsidP="005303FF">
      <w:pPr>
        <w:pStyle w:val="Nagwek1"/>
        <w:jc w:val="both"/>
      </w:pPr>
      <w:bookmarkStart w:id="65" w:name="_Toc29673476"/>
      <w:r>
        <w:lastRenderedPageBreak/>
        <w:t>2</w:t>
      </w:r>
      <w:r w:rsidR="00FF6DFA" w:rsidRPr="00FF6DFA">
        <w:t>.</w:t>
      </w:r>
      <w:r w:rsidR="00AD3F74">
        <w:t>3</w:t>
      </w:r>
      <w:r w:rsidR="00FF6DFA" w:rsidRPr="00FF6DFA">
        <w:t>.1. REST API</w:t>
      </w:r>
      <w:bookmarkEnd w:id="65"/>
    </w:p>
    <w:p w14:paraId="58CE6F70" w14:textId="4B72AB4A" w:rsidR="00BC304F" w:rsidRDefault="00B33E60" w:rsidP="008679B6">
      <w:pPr>
        <w:spacing w:line="360" w:lineRule="auto"/>
        <w:ind w:firstLine="709"/>
        <w:jc w:val="both"/>
      </w:pPr>
      <w:r>
        <w:t>Komunikacja między serwisami W</w:t>
      </w:r>
      <w:r w:rsidR="00D31E02">
        <w:t>eb</w:t>
      </w:r>
      <w:r>
        <w:t xml:space="preserve"> API odbywa się poprzez użycie protokołów SOAP, JSON-RPC, XML-RPC lub metodologii REST.</w:t>
      </w:r>
      <w:r w:rsidR="00D31E02">
        <w:t xml:space="preserve"> Obecnie to właśnie REST jest najbardziej popularnym podejściem do tworzenia prostych lub rozbudowanych Web API.</w:t>
      </w:r>
      <w:r w:rsidR="008679B6">
        <w:t xml:space="preserve"> </w:t>
      </w:r>
      <w:r w:rsidR="00120A94" w:rsidRPr="00120A94">
        <w:rPr>
          <w:i/>
          <w:iCs/>
        </w:rPr>
        <w:t>Representational state transfer</w:t>
      </w:r>
      <w:r w:rsidR="00120A94">
        <w:t xml:space="preserve"> jest metodologią obejmującą zbiór zasad, którymi powinno cechować się Web API</w:t>
      </w:r>
      <w:r w:rsidR="008679B6">
        <w:t>.</w:t>
      </w:r>
      <w:r w:rsidR="00D31E02">
        <w:rPr>
          <w:rStyle w:val="Odwoanieprzypisudolnego"/>
        </w:rPr>
        <w:footnoteReference w:id="52"/>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6847"/>
      </w:tblGrid>
      <w:tr w:rsidR="00325ED7" w:rsidRPr="0059515F" w14:paraId="5D7208C3" w14:textId="77777777" w:rsidTr="00325ED7">
        <w:tc>
          <w:tcPr>
            <w:tcW w:w="2235" w:type="dxa"/>
            <w:shd w:val="clear" w:color="auto" w:fill="E7E6E6" w:themeFill="background2"/>
          </w:tcPr>
          <w:p w14:paraId="64DD288F" w14:textId="07613D10" w:rsidR="00325ED7" w:rsidRDefault="00325ED7" w:rsidP="005303FF">
            <w:pPr>
              <w:spacing w:line="360" w:lineRule="auto"/>
              <w:jc w:val="both"/>
            </w:pPr>
            <w:r>
              <w:t>Nazwa</w:t>
            </w:r>
          </w:p>
        </w:tc>
        <w:tc>
          <w:tcPr>
            <w:tcW w:w="6977" w:type="dxa"/>
            <w:shd w:val="clear" w:color="auto" w:fill="E7E6E6" w:themeFill="background2"/>
          </w:tcPr>
          <w:p w14:paraId="1369D08A" w14:textId="734B2261" w:rsidR="00325ED7" w:rsidRDefault="00325ED7" w:rsidP="005303FF">
            <w:pPr>
              <w:spacing w:line="360" w:lineRule="auto"/>
              <w:jc w:val="both"/>
            </w:pPr>
            <w:r>
              <w:t>Opis</w:t>
            </w:r>
          </w:p>
        </w:tc>
      </w:tr>
      <w:tr w:rsidR="00930168" w:rsidRPr="0059515F" w14:paraId="6651C4A8" w14:textId="77777777" w:rsidTr="0059515F">
        <w:tc>
          <w:tcPr>
            <w:tcW w:w="2235" w:type="dxa"/>
            <w:shd w:val="clear" w:color="auto" w:fill="auto"/>
          </w:tcPr>
          <w:p w14:paraId="0295FF45" w14:textId="77777777" w:rsidR="00930168" w:rsidRPr="00930168" w:rsidRDefault="00930168" w:rsidP="005303FF">
            <w:pPr>
              <w:spacing w:line="360" w:lineRule="auto"/>
              <w:jc w:val="both"/>
            </w:pPr>
            <w:r>
              <w:t>Klient-serwer</w:t>
            </w:r>
          </w:p>
        </w:tc>
        <w:tc>
          <w:tcPr>
            <w:tcW w:w="6977" w:type="dxa"/>
            <w:shd w:val="clear" w:color="auto" w:fill="auto"/>
          </w:tcPr>
          <w:p w14:paraId="4F6EBCE7" w14:textId="14FBBAB8" w:rsidR="00930168" w:rsidRPr="00930168" w:rsidRDefault="00930168" w:rsidP="005303FF">
            <w:pPr>
              <w:spacing w:line="360" w:lineRule="auto"/>
              <w:jc w:val="both"/>
            </w:pPr>
            <w:r>
              <w:t xml:space="preserve">Wymuszanie separacji </w:t>
            </w:r>
            <w:r w:rsidR="006451FF">
              <w:t>obowiązków między frontend</w:t>
            </w:r>
            <w:r w:rsidR="0061751C">
              <w:t>’</w:t>
            </w:r>
            <w:r w:rsidR="006451FF">
              <w:t>em a backend</w:t>
            </w:r>
            <w:r w:rsidR="0061751C">
              <w:t>’</w:t>
            </w:r>
            <w:r w:rsidR="006451FF">
              <w:t xml:space="preserve">em, który z kolei powinien zawrzeć reguły i logikę biznesową oraz </w:t>
            </w:r>
            <w:r w:rsidR="000457EC">
              <w:t>implementację zarządzania magazynem danych</w:t>
            </w:r>
          </w:p>
        </w:tc>
      </w:tr>
      <w:tr w:rsidR="00930168" w:rsidRPr="0059515F" w14:paraId="0DA05D42" w14:textId="77777777" w:rsidTr="0059515F">
        <w:tc>
          <w:tcPr>
            <w:tcW w:w="2235" w:type="dxa"/>
            <w:shd w:val="clear" w:color="auto" w:fill="auto"/>
          </w:tcPr>
          <w:p w14:paraId="69F25099" w14:textId="77777777" w:rsidR="00930168" w:rsidRPr="00F13123" w:rsidRDefault="00F13123" w:rsidP="005303FF">
            <w:pPr>
              <w:spacing w:line="360" w:lineRule="auto"/>
              <w:jc w:val="both"/>
            </w:pPr>
            <w:r w:rsidRPr="00F13123">
              <w:t>Bezstanowość</w:t>
            </w:r>
          </w:p>
        </w:tc>
        <w:tc>
          <w:tcPr>
            <w:tcW w:w="6977" w:type="dxa"/>
            <w:shd w:val="clear" w:color="auto" w:fill="auto"/>
          </w:tcPr>
          <w:p w14:paraId="100AE92F" w14:textId="77777777" w:rsidR="00930168" w:rsidRPr="00F13123" w:rsidRDefault="00F13123" w:rsidP="005303FF">
            <w:pPr>
              <w:spacing w:line="360" w:lineRule="auto"/>
              <w:jc w:val="both"/>
            </w:pPr>
            <w:r>
              <w:t>Komunikacja między serwerem a klientem powinna być bezstanowa, co oznacza, iż to klient jest odpowiedzialny za wysyłanie danych</w:t>
            </w:r>
            <w:r w:rsidR="00EB0533">
              <w:t xml:space="preserve"> sesji</w:t>
            </w:r>
            <w:r>
              <w:t xml:space="preserve"> do serwera z każdym zapytaniem. Ewentualnie serwer moż</w:t>
            </w:r>
            <w:r w:rsidR="00EB0533">
              <w:t>e przesyłać te dane do innych serwisów, na przykład bazy danych w celu przechowywania danych aktualnej sesji</w:t>
            </w:r>
          </w:p>
        </w:tc>
      </w:tr>
      <w:tr w:rsidR="00930168" w:rsidRPr="0059515F" w14:paraId="7C420451" w14:textId="77777777" w:rsidTr="0059515F">
        <w:tc>
          <w:tcPr>
            <w:tcW w:w="2235" w:type="dxa"/>
            <w:shd w:val="clear" w:color="auto" w:fill="auto"/>
          </w:tcPr>
          <w:p w14:paraId="5C2674C2" w14:textId="77777777" w:rsidR="00930168" w:rsidRPr="0059515F" w:rsidRDefault="00EB0533" w:rsidP="005303FF">
            <w:pPr>
              <w:spacing w:line="360" w:lineRule="auto"/>
              <w:jc w:val="both"/>
              <w:rPr>
                <w:lang w:val="uk-UA"/>
              </w:rPr>
            </w:pPr>
            <w:r w:rsidRPr="0059515F">
              <w:rPr>
                <w:lang w:val="uk-UA"/>
              </w:rPr>
              <w:t>Jednolity interfejs</w:t>
            </w:r>
          </w:p>
        </w:tc>
        <w:tc>
          <w:tcPr>
            <w:tcW w:w="6977" w:type="dxa"/>
            <w:shd w:val="clear" w:color="auto" w:fill="auto"/>
          </w:tcPr>
          <w:p w14:paraId="0AFD9C33" w14:textId="73895C2C" w:rsidR="006B4F1C" w:rsidRDefault="00EB0533" w:rsidP="005303FF">
            <w:pPr>
              <w:spacing w:line="360" w:lineRule="auto"/>
              <w:jc w:val="both"/>
            </w:pPr>
            <w:r>
              <w:t xml:space="preserve">Jest to fundamentalna część </w:t>
            </w:r>
            <w:r w:rsidR="001131B5">
              <w:t>opisująca cztery główne aspekty</w:t>
            </w:r>
            <w:r w:rsidR="006B4F1C">
              <w:t xml:space="preserve"> lub zasady</w:t>
            </w:r>
            <w:r w:rsidR="00F93BFD">
              <w:t xml:space="preserve"> </w:t>
            </w:r>
            <w:r w:rsidR="006B4F1C">
              <w:t>REST</w:t>
            </w:r>
            <w:r w:rsidR="0061751C">
              <w:rPr>
                <w:rStyle w:val="Odwoanieprzypisudolnego"/>
              </w:rPr>
              <w:footnoteReference w:id="53"/>
            </w:r>
            <w:r w:rsidR="006B4F1C">
              <w:t>:</w:t>
            </w:r>
          </w:p>
          <w:p w14:paraId="3573A711" w14:textId="603C22C8" w:rsidR="006B4F1C" w:rsidRDefault="0061751C" w:rsidP="005303FF">
            <w:pPr>
              <w:pStyle w:val="Akapitzlist"/>
              <w:numPr>
                <w:ilvl w:val="1"/>
                <w:numId w:val="7"/>
              </w:numPr>
              <w:spacing w:line="360" w:lineRule="auto"/>
              <w:jc w:val="both"/>
            </w:pPr>
            <w:r>
              <w:t>I</w:t>
            </w:r>
            <w:r w:rsidR="006B4F1C">
              <w:t>dentyfikowanie zasobów – każdy zasób powinien być identyfikowalny poprzez unikatowy adres URL</w:t>
            </w:r>
          </w:p>
          <w:p w14:paraId="2DF80F96" w14:textId="2195FF77" w:rsidR="006B4F1C" w:rsidRDefault="0061751C" w:rsidP="005303FF">
            <w:pPr>
              <w:pStyle w:val="Akapitzlist"/>
              <w:numPr>
                <w:ilvl w:val="1"/>
                <w:numId w:val="7"/>
              </w:numPr>
              <w:spacing w:line="360" w:lineRule="auto"/>
              <w:jc w:val="both"/>
            </w:pPr>
            <w:r>
              <w:t>Z</w:t>
            </w:r>
            <w:r w:rsidR="006B4F1C">
              <w:t xml:space="preserve">arządzanie zasobami – klient powinien móc zarządzać zasobami w </w:t>
            </w:r>
            <w:proofErr w:type="gramStart"/>
            <w:r w:rsidR="006B4F1C">
              <w:t>przypadku</w:t>
            </w:r>
            <w:proofErr w:type="gramEnd"/>
            <w:r w:rsidR="006B4F1C">
              <w:t xml:space="preserve"> gdy jest do tego uprawniony</w:t>
            </w:r>
          </w:p>
          <w:p w14:paraId="76A87810" w14:textId="5DC4AA67" w:rsidR="00930168" w:rsidRDefault="0061751C" w:rsidP="005303FF">
            <w:pPr>
              <w:pStyle w:val="Akapitzlist"/>
              <w:numPr>
                <w:ilvl w:val="1"/>
                <w:numId w:val="7"/>
              </w:numPr>
              <w:spacing w:line="360" w:lineRule="auto"/>
              <w:jc w:val="both"/>
            </w:pPr>
            <w:r>
              <w:t>S</w:t>
            </w:r>
            <w:r w:rsidR="006B4F1C">
              <w:t>amoopisująca się odpowiedź</w:t>
            </w:r>
            <w:r>
              <w:t xml:space="preserve"> – każda wiadomość powinna zawierać dostateczną ilość informacji o sobie, na przykład prawidłowej metodzie przetworzenia (Typ MIME)</w:t>
            </w:r>
          </w:p>
          <w:p w14:paraId="4A5A10C4" w14:textId="01F9DCE7" w:rsidR="0061751C" w:rsidRPr="00EB0533" w:rsidRDefault="0061751C" w:rsidP="005303FF">
            <w:pPr>
              <w:pStyle w:val="Akapitzlist"/>
              <w:numPr>
                <w:ilvl w:val="1"/>
                <w:numId w:val="7"/>
              </w:numPr>
              <w:spacing w:line="360" w:lineRule="auto"/>
              <w:jc w:val="both"/>
            </w:pPr>
            <w:r>
              <w:t xml:space="preserve">HATEOAS </w:t>
            </w:r>
            <w:r w:rsidR="003175F3">
              <w:t xml:space="preserve">lub </w:t>
            </w:r>
            <w:r w:rsidRPr="0061751C">
              <w:rPr>
                <w:i/>
                <w:iCs/>
              </w:rPr>
              <w:t>Hypermedia as the engine of application state</w:t>
            </w:r>
            <w:r>
              <w:t xml:space="preserve"> –</w:t>
            </w:r>
            <w:r w:rsidR="003175F3">
              <w:t xml:space="preserve"> ograniczenie mówiące, że</w:t>
            </w:r>
            <w:r>
              <w:t xml:space="preserve"> </w:t>
            </w:r>
            <w:r w:rsidR="002E15AF">
              <w:t>wysyłając zapytanie pod stały adres URL klient w odpowiedzi ma otrzymać listę następnych kroków</w:t>
            </w:r>
            <w:r w:rsidR="003175F3">
              <w:t xml:space="preserve"> do podjęcia</w:t>
            </w:r>
          </w:p>
        </w:tc>
      </w:tr>
      <w:tr w:rsidR="00930168" w:rsidRPr="0059515F" w14:paraId="02D423EA" w14:textId="77777777" w:rsidTr="0059515F">
        <w:tc>
          <w:tcPr>
            <w:tcW w:w="2235" w:type="dxa"/>
            <w:shd w:val="clear" w:color="auto" w:fill="auto"/>
          </w:tcPr>
          <w:p w14:paraId="0BACA4D2" w14:textId="77777777" w:rsidR="00930168" w:rsidRPr="00BC304F" w:rsidRDefault="00BC304F" w:rsidP="005303FF">
            <w:pPr>
              <w:spacing w:line="360" w:lineRule="auto"/>
              <w:jc w:val="both"/>
            </w:pPr>
            <w:r>
              <w:t>Pamięć podręczna</w:t>
            </w:r>
          </w:p>
        </w:tc>
        <w:tc>
          <w:tcPr>
            <w:tcW w:w="6977" w:type="dxa"/>
            <w:shd w:val="clear" w:color="auto" w:fill="auto"/>
          </w:tcPr>
          <w:p w14:paraId="793BB678" w14:textId="77777777" w:rsidR="00930168" w:rsidRPr="00BC304F" w:rsidRDefault="00BC304F" w:rsidP="005303FF">
            <w:pPr>
              <w:spacing w:line="360" w:lineRule="auto"/>
              <w:jc w:val="both"/>
            </w:pPr>
            <w:r>
              <w:t xml:space="preserve">Każda odpowiedź serwera powinna zawrzeć nagłówek podkreślający to czy odpowiedź może zostać zapisana do pamięci podręcznej w celu </w:t>
            </w:r>
            <w:r>
              <w:lastRenderedPageBreak/>
              <w:t>przyspieszenia działania tychże zapytań w przyszłości</w:t>
            </w:r>
          </w:p>
        </w:tc>
      </w:tr>
      <w:tr w:rsidR="00930168" w:rsidRPr="0059515F" w14:paraId="056852BF" w14:textId="77777777" w:rsidTr="0059515F">
        <w:tc>
          <w:tcPr>
            <w:tcW w:w="2235" w:type="dxa"/>
            <w:shd w:val="clear" w:color="auto" w:fill="auto"/>
          </w:tcPr>
          <w:p w14:paraId="1F728779" w14:textId="77777777" w:rsidR="00930168" w:rsidRPr="00BC304F" w:rsidRDefault="00BC304F" w:rsidP="005303FF">
            <w:pPr>
              <w:spacing w:line="360" w:lineRule="auto"/>
              <w:jc w:val="both"/>
            </w:pPr>
            <w:r>
              <w:t>Kod na żądanie</w:t>
            </w:r>
          </w:p>
        </w:tc>
        <w:tc>
          <w:tcPr>
            <w:tcW w:w="6977" w:type="dxa"/>
            <w:shd w:val="clear" w:color="auto" w:fill="auto"/>
          </w:tcPr>
          <w:p w14:paraId="07C40108" w14:textId="699C3526" w:rsidR="00930168" w:rsidRPr="00BC304F" w:rsidRDefault="00BC304F" w:rsidP="005303FF">
            <w:pPr>
              <w:keepNext/>
              <w:spacing w:line="360" w:lineRule="auto"/>
              <w:jc w:val="both"/>
            </w:pPr>
            <w:r>
              <w:t>Jest to opcjonalne ograniczenie oznaczające możliwość wysyłania wykonywalnego kodu do klienta, na przykład komponentów napisanych w języku Javascript</w:t>
            </w:r>
          </w:p>
        </w:tc>
      </w:tr>
    </w:tbl>
    <w:p w14:paraId="1C3A376D" w14:textId="1EDADE39" w:rsidR="00DC052C" w:rsidRDefault="003E4751" w:rsidP="008679B6">
      <w:pPr>
        <w:pStyle w:val="Legenda"/>
        <w:jc w:val="both"/>
        <w:rPr>
          <w:sz w:val="24"/>
          <w:szCs w:val="24"/>
        </w:rPr>
      </w:pPr>
      <w:bookmarkStart w:id="76" w:name="_Toc29377009"/>
      <w:r w:rsidRPr="003E4751">
        <w:rPr>
          <w:sz w:val="24"/>
          <w:szCs w:val="24"/>
        </w:rPr>
        <w:t xml:space="preserve">Tabela </w:t>
      </w:r>
      <w:r w:rsidR="000D4A50">
        <w:rPr>
          <w:sz w:val="24"/>
          <w:szCs w:val="24"/>
        </w:rPr>
        <w:fldChar w:fldCharType="begin"/>
      </w:r>
      <w:r w:rsidR="000D4A50">
        <w:rPr>
          <w:sz w:val="24"/>
          <w:szCs w:val="24"/>
        </w:rPr>
        <w:instrText xml:space="preserve"> SEQ Tabela \* ARABIC </w:instrText>
      </w:r>
      <w:r w:rsidR="000D4A50">
        <w:rPr>
          <w:sz w:val="24"/>
          <w:szCs w:val="24"/>
        </w:rPr>
        <w:fldChar w:fldCharType="separate"/>
      </w:r>
      <w:r w:rsidR="000D4A50">
        <w:rPr>
          <w:noProof/>
          <w:sz w:val="24"/>
          <w:szCs w:val="24"/>
        </w:rPr>
        <w:t>1</w:t>
      </w:r>
      <w:r w:rsidR="000D4A50">
        <w:rPr>
          <w:sz w:val="24"/>
          <w:szCs w:val="24"/>
        </w:rPr>
        <w:fldChar w:fldCharType="end"/>
      </w:r>
      <w:r w:rsidRPr="003E4751">
        <w:rPr>
          <w:sz w:val="24"/>
          <w:szCs w:val="24"/>
        </w:rPr>
        <w:t xml:space="preserve"> Pryncypia którymi musi cechować się każdy system REST</w:t>
      </w:r>
      <w:bookmarkEnd w:id="76"/>
    </w:p>
    <w:p w14:paraId="4D8BE348" w14:textId="77777777" w:rsidR="008679B6" w:rsidRPr="008679B6" w:rsidRDefault="008679B6" w:rsidP="008679B6"/>
    <w:p w14:paraId="3446AE86" w14:textId="41D146A3" w:rsidR="00DC052C" w:rsidRDefault="00DC052C" w:rsidP="00E23472">
      <w:pPr>
        <w:spacing w:line="360" w:lineRule="auto"/>
        <w:jc w:val="both"/>
      </w:pPr>
      <w:r>
        <w:t>Najczęściej proces wysyłania zapytań do API można opisać poprzez poniższy diagram sekwencji</w:t>
      </w:r>
      <w:r w:rsidR="00E23472">
        <w:t>.</w:t>
      </w:r>
    </w:p>
    <w:p w14:paraId="16A21756" w14:textId="77777777" w:rsidR="00DC052C" w:rsidRDefault="00DC052C" w:rsidP="00DC052C">
      <w:pPr>
        <w:keepNext/>
        <w:spacing w:line="360" w:lineRule="auto"/>
        <w:jc w:val="both"/>
      </w:pPr>
      <w:r>
        <w:rPr>
          <w:noProof/>
        </w:rPr>
        <w:drawing>
          <wp:inline distT="0" distB="0" distL="0" distR="0" wp14:anchorId="57EB9D8B" wp14:editId="0507B684">
            <wp:extent cx="5751195" cy="323342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1195" cy="3233420"/>
                    </a:xfrm>
                    <a:prstGeom prst="rect">
                      <a:avLst/>
                    </a:prstGeom>
                    <a:noFill/>
                    <a:ln>
                      <a:noFill/>
                    </a:ln>
                  </pic:spPr>
                </pic:pic>
              </a:graphicData>
            </a:graphic>
          </wp:inline>
        </w:drawing>
      </w:r>
    </w:p>
    <w:p w14:paraId="710E60E6" w14:textId="51C7A3AF" w:rsidR="00DC052C" w:rsidRPr="00DC052C" w:rsidRDefault="00DC052C" w:rsidP="0044172A">
      <w:pPr>
        <w:pStyle w:val="Legenda"/>
        <w:spacing w:line="360" w:lineRule="auto"/>
        <w:jc w:val="both"/>
        <w:rPr>
          <w:sz w:val="24"/>
          <w:szCs w:val="24"/>
        </w:rPr>
      </w:pPr>
      <w:bookmarkStart w:id="77" w:name="_Toc29377063"/>
      <w:r w:rsidRPr="00E55F80">
        <w:rPr>
          <w:sz w:val="24"/>
          <w:szCs w:val="24"/>
        </w:rPr>
        <w:t xml:space="preserve">Rysunek </w:t>
      </w:r>
      <w:r w:rsidRPr="00E55F80">
        <w:rPr>
          <w:sz w:val="24"/>
          <w:szCs w:val="24"/>
        </w:rPr>
        <w:fldChar w:fldCharType="begin"/>
      </w:r>
      <w:r w:rsidRPr="00E55F80">
        <w:rPr>
          <w:sz w:val="24"/>
          <w:szCs w:val="24"/>
        </w:rPr>
        <w:instrText xml:space="preserve"> SEQ Rysunek \* ARABIC </w:instrText>
      </w:r>
      <w:r w:rsidRPr="00E55F80">
        <w:rPr>
          <w:sz w:val="24"/>
          <w:szCs w:val="24"/>
        </w:rPr>
        <w:fldChar w:fldCharType="separate"/>
      </w:r>
      <w:r>
        <w:rPr>
          <w:noProof/>
          <w:sz w:val="24"/>
          <w:szCs w:val="24"/>
        </w:rPr>
        <w:t>10</w:t>
      </w:r>
      <w:r w:rsidRPr="00E55F80">
        <w:rPr>
          <w:sz w:val="24"/>
          <w:szCs w:val="24"/>
        </w:rPr>
        <w:fldChar w:fldCharType="end"/>
      </w:r>
      <w:r w:rsidRPr="00E55F80">
        <w:rPr>
          <w:sz w:val="24"/>
          <w:szCs w:val="24"/>
        </w:rPr>
        <w:t xml:space="preserve"> Diagram sekwencji </w:t>
      </w:r>
      <w:r w:rsidR="008679B6">
        <w:rPr>
          <w:sz w:val="24"/>
          <w:szCs w:val="24"/>
        </w:rPr>
        <w:t>przedstawiający</w:t>
      </w:r>
      <w:r w:rsidRPr="00E55F80">
        <w:rPr>
          <w:sz w:val="24"/>
          <w:szCs w:val="24"/>
        </w:rPr>
        <w:t xml:space="preserve"> proces wysyłania zapytań</w:t>
      </w:r>
      <w:r w:rsidR="008679B6">
        <w:rPr>
          <w:sz w:val="24"/>
          <w:szCs w:val="24"/>
        </w:rPr>
        <w:t xml:space="preserve"> HTTP</w:t>
      </w:r>
      <w:r w:rsidRPr="00E55F80">
        <w:rPr>
          <w:sz w:val="24"/>
          <w:szCs w:val="24"/>
        </w:rPr>
        <w:t xml:space="preserve"> GET do API z użyciem Angular HTTP Client</w:t>
      </w:r>
      <w:bookmarkEnd w:id="77"/>
    </w:p>
    <w:p w14:paraId="2BBD5615" w14:textId="401D4492" w:rsidR="004B1901" w:rsidRPr="00AC1319" w:rsidRDefault="0073760E" w:rsidP="005303FF">
      <w:pPr>
        <w:pStyle w:val="Nagwek1"/>
        <w:jc w:val="both"/>
      </w:pPr>
      <w:bookmarkStart w:id="78" w:name="_Toc29673477"/>
      <w:r>
        <w:t>2</w:t>
      </w:r>
      <w:r w:rsidR="0063140D" w:rsidRPr="00AC1319">
        <w:t>.</w:t>
      </w:r>
      <w:r w:rsidR="00AD3F74">
        <w:t>3</w:t>
      </w:r>
      <w:r w:rsidR="0063140D" w:rsidRPr="00AC1319">
        <w:t>.</w:t>
      </w:r>
      <w:r w:rsidR="00AD3F74">
        <w:t>2</w:t>
      </w:r>
      <w:r w:rsidR="0063140D" w:rsidRPr="00AC1319">
        <w:t xml:space="preserve"> Bezpieczeństwo aplikacji</w:t>
      </w:r>
      <w:bookmarkEnd w:id="78"/>
    </w:p>
    <w:p w14:paraId="18DDE28E" w14:textId="35747681" w:rsidR="00254AD2" w:rsidRDefault="00A23870" w:rsidP="005303FF">
      <w:pPr>
        <w:spacing w:before="57" w:line="360" w:lineRule="auto"/>
        <w:ind w:firstLine="709"/>
        <w:jc w:val="both"/>
        <w:rPr>
          <w:rFonts w:cs="Times New Roman"/>
        </w:rPr>
      </w:pPr>
      <w:r>
        <w:rPr>
          <w:rFonts w:cs="Times New Roman"/>
        </w:rPr>
        <w:t xml:space="preserve">Jednym z najważniejszych </w:t>
      </w:r>
      <w:r w:rsidR="008679B6">
        <w:rPr>
          <w:rFonts w:cs="Times New Roman"/>
        </w:rPr>
        <w:t xml:space="preserve">aspektów systemów informatycznych </w:t>
      </w:r>
      <w:r>
        <w:rPr>
          <w:rFonts w:cs="Times New Roman"/>
        </w:rPr>
        <w:t>jest bezpieczeństwo</w:t>
      </w:r>
      <w:r w:rsidR="00B30DDA">
        <w:rPr>
          <w:rFonts w:cs="Times New Roman"/>
        </w:rPr>
        <w:t>.</w:t>
      </w:r>
      <w:r>
        <w:rPr>
          <w:rFonts w:cs="Times New Roman"/>
        </w:rPr>
        <w:t xml:space="preserve"> Obecnie istnieje dość dużo</w:t>
      </w:r>
      <w:r w:rsidR="00254AD2">
        <w:rPr>
          <w:rFonts w:cs="Times New Roman"/>
        </w:rPr>
        <w:t xml:space="preserve"> rodzajów</w:t>
      </w:r>
      <w:r>
        <w:rPr>
          <w:rFonts w:cs="Times New Roman"/>
        </w:rPr>
        <w:t xml:space="preserve"> atakó</w:t>
      </w:r>
      <w:r w:rsidR="00D26A68">
        <w:rPr>
          <w:rFonts w:cs="Times New Roman"/>
        </w:rPr>
        <w:t>w przed którymi należy zabezpieczać system informatyczny</w:t>
      </w:r>
      <w:r w:rsidR="00254AD2">
        <w:rPr>
          <w:rFonts w:cs="Times New Roman"/>
        </w:rPr>
        <w:t xml:space="preserve">. W 2017 roku organizacja OWASP wydała nową wersję artykułu o 10 najważniejszych atakach </w:t>
      </w:r>
      <w:r w:rsidR="00EB594A">
        <w:rPr>
          <w:rFonts w:cs="Times New Roman"/>
        </w:rPr>
        <w:t xml:space="preserve">lub usterkach </w:t>
      </w:r>
      <w:r w:rsidR="00254AD2">
        <w:rPr>
          <w:rFonts w:cs="Times New Roman"/>
        </w:rPr>
        <w:t>aplikacji internetowych</w:t>
      </w:r>
      <w:r w:rsidR="00EF7FD2">
        <w:rPr>
          <w:rStyle w:val="Odwoanieprzypisudolnego"/>
          <w:rFonts w:cs="Times New Roman"/>
        </w:rPr>
        <w:footnoteReference w:id="54"/>
      </w:r>
      <w:r w:rsidR="00254AD2">
        <w:rPr>
          <w:rFonts w:cs="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7"/>
        <w:gridCol w:w="3001"/>
        <w:gridCol w:w="3024"/>
      </w:tblGrid>
      <w:tr w:rsidR="00D26A68" w:rsidRPr="003502D6" w14:paraId="31C228FD" w14:textId="77777777" w:rsidTr="009B5A58">
        <w:tc>
          <w:tcPr>
            <w:tcW w:w="3085" w:type="dxa"/>
            <w:shd w:val="clear" w:color="auto" w:fill="E7E6E6" w:themeFill="background2"/>
          </w:tcPr>
          <w:p w14:paraId="13491C7C" w14:textId="77777777" w:rsidR="00D26A68" w:rsidRPr="003502D6" w:rsidRDefault="00D26A68" w:rsidP="005303FF">
            <w:pPr>
              <w:spacing w:before="57" w:line="360" w:lineRule="auto"/>
              <w:jc w:val="both"/>
              <w:rPr>
                <w:rFonts w:cs="Times New Roman"/>
              </w:rPr>
            </w:pPr>
            <w:r w:rsidRPr="003502D6">
              <w:rPr>
                <w:rFonts w:cs="Times New Roman"/>
              </w:rPr>
              <w:t>Nazwa</w:t>
            </w:r>
          </w:p>
        </w:tc>
        <w:tc>
          <w:tcPr>
            <w:tcW w:w="3056" w:type="dxa"/>
            <w:shd w:val="clear" w:color="auto" w:fill="E7E6E6" w:themeFill="background2"/>
          </w:tcPr>
          <w:p w14:paraId="76D66BAE" w14:textId="77777777" w:rsidR="00D26A68" w:rsidRPr="003502D6" w:rsidRDefault="00D26A68" w:rsidP="005303FF">
            <w:pPr>
              <w:spacing w:before="57" w:line="360" w:lineRule="auto"/>
              <w:jc w:val="both"/>
              <w:rPr>
                <w:rFonts w:cs="Times New Roman"/>
              </w:rPr>
            </w:pPr>
            <w:r w:rsidRPr="003502D6">
              <w:rPr>
                <w:rFonts w:cs="Times New Roman"/>
              </w:rPr>
              <w:t>Krótki opis</w:t>
            </w:r>
          </w:p>
        </w:tc>
        <w:tc>
          <w:tcPr>
            <w:tcW w:w="3071" w:type="dxa"/>
            <w:shd w:val="clear" w:color="auto" w:fill="E7E6E6" w:themeFill="background2"/>
          </w:tcPr>
          <w:p w14:paraId="1AEDD99D" w14:textId="77777777" w:rsidR="00D26A68" w:rsidRPr="003502D6" w:rsidRDefault="00F00DE3" w:rsidP="005303FF">
            <w:pPr>
              <w:spacing w:before="57" w:line="360" w:lineRule="auto"/>
              <w:jc w:val="both"/>
              <w:rPr>
                <w:rFonts w:cs="Times New Roman"/>
              </w:rPr>
            </w:pPr>
            <w:r w:rsidRPr="003502D6">
              <w:rPr>
                <w:rFonts w:cs="Times New Roman"/>
              </w:rPr>
              <w:t>Możliwy p</w:t>
            </w:r>
            <w:r w:rsidR="00A52E9C" w:rsidRPr="003502D6">
              <w:rPr>
                <w:rFonts w:cs="Times New Roman"/>
              </w:rPr>
              <w:t>rzykład</w:t>
            </w:r>
            <w:r w:rsidR="00D26A68" w:rsidRPr="003502D6">
              <w:rPr>
                <w:rFonts w:cs="Times New Roman"/>
              </w:rPr>
              <w:t xml:space="preserve"> podatności w aplikacji</w:t>
            </w:r>
          </w:p>
        </w:tc>
      </w:tr>
      <w:tr w:rsidR="001119E2" w:rsidRPr="003502D6" w14:paraId="1B7EC292" w14:textId="77777777" w:rsidTr="00836C4F">
        <w:tc>
          <w:tcPr>
            <w:tcW w:w="3085" w:type="dxa"/>
            <w:shd w:val="clear" w:color="auto" w:fill="auto"/>
          </w:tcPr>
          <w:p w14:paraId="00AB3A4C" w14:textId="77777777" w:rsidR="001119E2" w:rsidRPr="00836C4F" w:rsidRDefault="001119E2" w:rsidP="005303FF">
            <w:pPr>
              <w:pStyle w:val="Bezodstpw"/>
              <w:spacing w:line="360" w:lineRule="auto"/>
              <w:jc w:val="both"/>
              <w:rPr>
                <w:i/>
                <w:iCs/>
              </w:rPr>
            </w:pPr>
            <w:r w:rsidRPr="00836C4F">
              <w:rPr>
                <w:rFonts w:cs="Times New Roman"/>
                <w:i/>
                <w:iCs/>
              </w:rPr>
              <w:t>SQL Injection</w:t>
            </w:r>
          </w:p>
        </w:tc>
        <w:tc>
          <w:tcPr>
            <w:tcW w:w="3056" w:type="dxa"/>
            <w:shd w:val="clear" w:color="auto" w:fill="auto"/>
          </w:tcPr>
          <w:p w14:paraId="43E8148E" w14:textId="33325B4E" w:rsidR="001119E2" w:rsidRDefault="001119E2" w:rsidP="005303FF">
            <w:pPr>
              <w:pStyle w:val="Bezodstpw"/>
              <w:spacing w:line="360" w:lineRule="auto"/>
              <w:jc w:val="both"/>
              <w:rPr>
                <w:rFonts w:cs="Times New Roman"/>
              </w:rPr>
            </w:pPr>
            <w:r w:rsidRPr="003502D6">
              <w:rPr>
                <w:rFonts w:cs="Times New Roman"/>
              </w:rPr>
              <w:t xml:space="preserve">Atak polega na próbie wykonania zapytań </w:t>
            </w:r>
            <w:r w:rsidR="001B0CB9">
              <w:rPr>
                <w:rFonts w:cs="Times New Roman"/>
              </w:rPr>
              <w:t>T-</w:t>
            </w:r>
            <w:r w:rsidRPr="003502D6">
              <w:rPr>
                <w:rFonts w:cs="Times New Roman"/>
              </w:rPr>
              <w:t xml:space="preserve">SQL </w:t>
            </w:r>
            <w:r w:rsidR="001B0CB9">
              <w:rPr>
                <w:rFonts w:cs="Times New Roman"/>
              </w:rPr>
              <w:t xml:space="preserve">z </w:t>
            </w:r>
            <w:r w:rsidR="001B0CB9">
              <w:rPr>
                <w:rFonts w:cs="Times New Roman"/>
              </w:rPr>
              <w:lastRenderedPageBreak/>
              <w:t>poziomu dynamicznie tworzonych zapytań SQL</w:t>
            </w:r>
            <w:r w:rsidR="001B0CB9">
              <w:rPr>
                <w:rStyle w:val="Odwoanieprzypisudolnego"/>
                <w:rFonts w:cs="Times New Roman"/>
              </w:rPr>
              <w:footnoteReference w:id="55"/>
            </w:r>
          </w:p>
        </w:tc>
        <w:tc>
          <w:tcPr>
            <w:tcW w:w="3071" w:type="dxa"/>
            <w:shd w:val="clear" w:color="auto" w:fill="auto"/>
          </w:tcPr>
          <w:p w14:paraId="3969661A" w14:textId="77777777" w:rsidR="001119E2" w:rsidRDefault="001119E2" w:rsidP="005303FF">
            <w:pPr>
              <w:pStyle w:val="Bezodstpw"/>
              <w:spacing w:line="360" w:lineRule="auto"/>
              <w:jc w:val="both"/>
              <w:rPr>
                <w:rFonts w:cs="Times New Roman"/>
              </w:rPr>
            </w:pPr>
            <w:r w:rsidRPr="003502D6">
              <w:rPr>
                <w:rFonts w:cs="Times New Roman"/>
              </w:rPr>
              <w:lastRenderedPageBreak/>
              <w:t xml:space="preserve">Próba wpisania zapytania SQL do pola tekstowego na </w:t>
            </w:r>
            <w:r w:rsidRPr="003502D6">
              <w:rPr>
                <w:rFonts w:cs="Times New Roman"/>
              </w:rPr>
              <w:lastRenderedPageBreak/>
              <w:t>stronie „Profil” podczas tworzenia nowego wpisu, które może zwrócić wrażliwe dane z bazy danych lub usunąć tabelę</w:t>
            </w:r>
          </w:p>
        </w:tc>
      </w:tr>
      <w:tr w:rsidR="001119E2" w:rsidRPr="003502D6" w14:paraId="74560E49" w14:textId="77777777" w:rsidTr="00836C4F">
        <w:tc>
          <w:tcPr>
            <w:tcW w:w="3085" w:type="dxa"/>
            <w:shd w:val="clear" w:color="auto" w:fill="auto"/>
          </w:tcPr>
          <w:p w14:paraId="68FB2DAF" w14:textId="77777777" w:rsidR="001119E2" w:rsidRPr="00B925D8" w:rsidRDefault="001119E2" w:rsidP="005303FF">
            <w:pPr>
              <w:pStyle w:val="Bezodstpw"/>
              <w:spacing w:line="360" w:lineRule="auto"/>
              <w:jc w:val="both"/>
            </w:pPr>
            <w:r w:rsidRPr="00B925D8">
              <w:t>Nieprawidłowo zaimplementowane uwierzytelnianie i zarządzanie sesją</w:t>
            </w:r>
          </w:p>
          <w:p w14:paraId="071479D4" w14:textId="77777777" w:rsidR="001119E2" w:rsidRPr="00836C4F" w:rsidRDefault="001119E2" w:rsidP="005303FF">
            <w:pPr>
              <w:pStyle w:val="Bezodstpw"/>
              <w:spacing w:line="360" w:lineRule="auto"/>
              <w:jc w:val="both"/>
              <w:rPr>
                <w:rFonts w:cs="Times New Roman"/>
                <w:i/>
                <w:iCs/>
              </w:rPr>
            </w:pPr>
          </w:p>
          <w:p w14:paraId="37927908" w14:textId="77777777" w:rsidR="001119E2" w:rsidRPr="00836C4F" w:rsidRDefault="001119E2" w:rsidP="005303FF">
            <w:pPr>
              <w:pStyle w:val="Bezodstpw"/>
              <w:spacing w:line="360" w:lineRule="auto"/>
              <w:jc w:val="both"/>
              <w:rPr>
                <w:rFonts w:cs="Times New Roman"/>
                <w:i/>
                <w:iCs/>
              </w:rPr>
            </w:pPr>
          </w:p>
        </w:tc>
        <w:tc>
          <w:tcPr>
            <w:tcW w:w="3056" w:type="dxa"/>
            <w:shd w:val="clear" w:color="auto" w:fill="auto"/>
          </w:tcPr>
          <w:p w14:paraId="0939F888" w14:textId="77777777" w:rsidR="001119E2" w:rsidRPr="003502D6" w:rsidRDefault="001119E2" w:rsidP="005303FF">
            <w:pPr>
              <w:pStyle w:val="Bezodstpw"/>
              <w:spacing w:line="360" w:lineRule="auto"/>
              <w:jc w:val="both"/>
              <w:rPr>
                <w:rFonts w:cs="Times New Roman"/>
              </w:rPr>
            </w:pPr>
            <w:r>
              <w:rPr>
                <w:rFonts w:cs="Times New Roman"/>
              </w:rPr>
              <w:t>Atak polega na istnieniu którejkolwiek podatności umożliwiającej kradzież hasła, tokenu, danych sesji lub wykonywaniu poleceń od imienia użytkownika</w:t>
            </w:r>
          </w:p>
        </w:tc>
        <w:tc>
          <w:tcPr>
            <w:tcW w:w="3071" w:type="dxa"/>
            <w:shd w:val="clear" w:color="auto" w:fill="auto"/>
          </w:tcPr>
          <w:p w14:paraId="10003DF8" w14:textId="77777777" w:rsidR="001119E2" w:rsidRPr="003502D6" w:rsidRDefault="001119E2" w:rsidP="005303FF">
            <w:pPr>
              <w:pStyle w:val="Bezodstpw"/>
              <w:spacing w:line="360" w:lineRule="auto"/>
              <w:jc w:val="both"/>
              <w:rPr>
                <w:rFonts w:cs="Times New Roman"/>
              </w:rPr>
            </w:pPr>
            <w:r>
              <w:rPr>
                <w:rFonts w:cs="Times New Roman"/>
              </w:rPr>
              <w:t>Umożliwienie podania użytkownikowi podatnego na skradzenie hasła</w:t>
            </w:r>
          </w:p>
        </w:tc>
      </w:tr>
      <w:tr w:rsidR="00B925D8" w:rsidRPr="003502D6" w14:paraId="1B717ACB" w14:textId="77777777" w:rsidTr="00836C4F">
        <w:tc>
          <w:tcPr>
            <w:tcW w:w="3085" w:type="dxa"/>
            <w:shd w:val="clear" w:color="auto" w:fill="auto"/>
          </w:tcPr>
          <w:p w14:paraId="246EF364" w14:textId="77777777" w:rsidR="00B925D8" w:rsidRPr="00B925D8" w:rsidRDefault="00B925D8" w:rsidP="005303FF">
            <w:pPr>
              <w:pStyle w:val="Bezodstpw"/>
              <w:spacing w:line="360" w:lineRule="auto"/>
              <w:jc w:val="both"/>
              <w:rPr>
                <w:i/>
                <w:iCs/>
              </w:rPr>
            </w:pPr>
            <w:r w:rsidRPr="00B925D8">
              <w:rPr>
                <w:i/>
                <w:iCs/>
              </w:rPr>
              <w:t>XML External Entities</w:t>
            </w:r>
          </w:p>
        </w:tc>
        <w:tc>
          <w:tcPr>
            <w:tcW w:w="3056" w:type="dxa"/>
            <w:shd w:val="clear" w:color="auto" w:fill="auto"/>
          </w:tcPr>
          <w:p w14:paraId="4F7C1A52" w14:textId="77777777" w:rsidR="00B925D8" w:rsidRDefault="00B925D8" w:rsidP="005303FF">
            <w:pPr>
              <w:pStyle w:val="Bezodstpw"/>
              <w:spacing w:line="360" w:lineRule="auto"/>
              <w:jc w:val="both"/>
              <w:rPr>
                <w:rFonts w:cs="Times New Roman"/>
              </w:rPr>
            </w:pPr>
            <w:r>
              <w:rPr>
                <w:rFonts w:cs="Times New Roman"/>
              </w:rPr>
              <w:t xml:space="preserve">Atak polega na przesyłaniu tekstu XML zawierającego encje mogące odczytywać dane z serwera </w:t>
            </w:r>
          </w:p>
        </w:tc>
        <w:tc>
          <w:tcPr>
            <w:tcW w:w="3071" w:type="dxa"/>
            <w:shd w:val="clear" w:color="auto" w:fill="auto"/>
          </w:tcPr>
          <w:p w14:paraId="670A9135" w14:textId="77777777" w:rsidR="00B925D8" w:rsidRDefault="00B925D8" w:rsidP="005303FF">
            <w:pPr>
              <w:pStyle w:val="Bezodstpw"/>
              <w:spacing w:line="360" w:lineRule="auto"/>
              <w:jc w:val="both"/>
              <w:rPr>
                <w:rFonts w:cs="Times New Roman"/>
              </w:rPr>
            </w:pPr>
            <w:r>
              <w:rPr>
                <w:rFonts w:cs="Times New Roman"/>
              </w:rPr>
              <w:t>Przesyłanie i parsowanie pliku xml, który zawiera encję mogącą wyciągać i zwracać wewnętrzne dane serwera</w:t>
            </w:r>
          </w:p>
        </w:tc>
      </w:tr>
      <w:tr w:rsidR="00B925D8" w:rsidRPr="003502D6" w14:paraId="6CEA2B72" w14:textId="77777777" w:rsidTr="00836C4F">
        <w:tc>
          <w:tcPr>
            <w:tcW w:w="3085" w:type="dxa"/>
            <w:shd w:val="clear" w:color="auto" w:fill="auto"/>
          </w:tcPr>
          <w:p w14:paraId="6B807DBC" w14:textId="77777777" w:rsidR="00B925D8" w:rsidRPr="00B925D8" w:rsidRDefault="00B925D8" w:rsidP="005303FF">
            <w:pPr>
              <w:pStyle w:val="Bezodstpw"/>
              <w:spacing w:line="360" w:lineRule="auto"/>
              <w:jc w:val="both"/>
              <w:rPr>
                <w:i/>
                <w:iCs/>
              </w:rPr>
            </w:pPr>
            <w:r w:rsidRPr="00B925D8">
              <w:rPr>
                <w:i/>
                <w:iCs/>
              </w:rPr>
              <w:t>Broken Access Control</w:t>
            </w:r>
          </w:p>
        </w:tc>
        <w:tc>
          <w:tcPr>
            <w:tcW w:w="3056" w:type="dxa"/>
            <w:shd w:val="clear" w:color="auto" w:fill="auto"/>
          </w:tcPr>
          <w:p w14:paraId="3B6473C8" w14:textId="77777777" w:rsidR="00B925D8" w:rsidRDefault="00B925D8" w:rsidP="005303FF">
            <w:pPr>
              <w:pStyle w:val="Bezodstpw"/>
              <w:spacing w:line="360" w:lineRule="auto"/>
              <w:jc w:val="both"/>
              <w:rPr>
                <w:rFonts w:cs="Times New Roman"/>
              </w:rPr>
            </w:pPr>
            <w:r>
              <w:rPr>
                <w:rFonts w:cs="Times New Roman"/>
              </w:rPr>
              <w:t>Usterka polega na nieprawidłowym ustawieniu kontroli dostępu do danych</w:t>
            </w:r>
          </w:p>
        </w:tc>
        <w:tc>
          <w:tcPr>
            <w:tcW w:w="3071" w:type="dxa"/>
            <w:shd w:val="clear" w:color="auto" w:fill="auto"/>
          </w:tcPr>
          <w:p w14:paraId="17BA9B72" w14:textId="77777777" w:rsidR="00B925D8" w:rsidRPr="00E56F43" w:rsidRDefault="00B925D8" w:rsidP="005303FF">
            <w:pPr>
              <w:pStyle w:val="Bezodstpw"/>
              <w:spacing w:line="360" w:lineRule="auto"/>
              <w:jc w:val="both"/>
              <w:rPr>
                <w:rFonts w:cs="Times New Roman"/>
              </w:rPr>
            </w:pPr>
            <w:r>
              <w:rPr>
                <w:rFonts w:cs="Times New Roman"/>
              </w:rPr>
              <w:t xml:space="preserve">Umożliwienie dostępu do strony ustawień </w:t>
            </w:r>
            <w:proofErr w:type="gramStart"/>
            <w:r>
              <w:rPr>
                <w:rFonts w:cs="Times New Roman"/>
              </w:rPr>
              <w:t>wydarzenia  zwykłym</w:t>
            </w:r>
            <w:proofErr w:type="gramEnd"/>
            <w:r>
              <w:rPr>
                <w:rFonts w:cs="Times New Roman"/>
              </w:rPr>
              <w:t xml:space="preserve"> użytkownikom</w:t>
            </w:r>
            <w:r w:rsidR="00EF7FD2">
              <w:rPr>
                <w:rFonts w:cs="Times New Roman"/>
              </w:rPr>
              <w:t xml:space="preserve"> lub uczestnikom</w:t>
            </w:r>
          </w:p>
        </w:tc>
      </w:tr>
      <w:tr w:rsidR="00EF7FD2" w:rsidRPr="003502D6" w14:paraId="39D368E9" w14:textId="77777777" w:rsidTr="00836C4F">
        <w:tc>
          <w:tcPr>
            <w:tcW w:w="3085" w:type="dxa"/>
            <w:shd w:val="clear" w:color="auto" w:fill="auto"/>
          </w:tcPr>
          <w:p w14:paraId="6E9195BE" w14:textId="77777777" w:rsidR="00EF7FD2" w:rsidRPr="00EF7FD2" w:rsidRDefault="00EF7FD2" w:rsidP="005303FF">
            <w:pPr>
              <w:pStyle w:val="Bezodstpw"/>
              <w:spacing w:line="360" w:lineRule="auto"/>
              <w:jc w:val="both"/>
              <w:rPr>
                <w:i/>
                <w:iCs/>
              </w:rPr>
            </w:pPr>
            <w:r>
              <w:t>Nieprawidłowa konfiguracja bezpieczeństwa</w:t>
            </w:r>
          </w:p>
        </w:tc>
        <w:tc>
          <w:tcPr>
            <w:tcW w:w="3056" w:type="dxa"/>
            <w:shd w:val="clear" w:color="auto" w:fill="auto"/>
          </w:tcPr>
          <w:p w14:paraId="622A986D" w14:textId="77777777" w:rsidR="00EF7FD2" w:rsidRDefault="00EF7FD2" w:rsidP="005303FF">
            <w:pPr>
              <w:pStyle w:val="Bezodstpw"/>
              <w:spacing w:line="360" w:lineRule="auto"/>
              <w:jc w:val="both"/>
              <w:rPr>
                <w:rFonts w:cs="Times New Roman"/>
              </w:rPr>
            </w:pPr>
            <w:r>
              <w:rPr>
                <w:rFonts w:cs="Times New Roman"/>
              </w:rPr>
              <w:t>Usterka polega na nieprawidłowym ustawieniu konfiguracji serwera skutkującym podatnością na różnego rodzaju ataki</w:t>
            </w:r>
          </w:p>
        </w:tc>
        <w:tc>
          <w:tcPr>
            <w:tcW w:w="3071" w:type="dxa"/>
            <w:shd w:val="clear" w:color="auto" w:fill="auto"/>
          </w:tcPr>
          <w:p w14:paraId="172677EC" w14:textId="77777777" w:rsidR="00EF7FD2" w:rsidRPr="00E56F43" w:rsidRDefault="00EF7FD2" w:rsidP="005303FF">
            <w:pPr>
              <w:pStyle w:val="Bezodstpw"/>
              <w:spacing w:line="360" w:lineRule="auto"/>
              <w:jc w:val="both"/>
              <w:rPr>
                <w:rFonts w:cs="Times New Roman"/>
              </w:rPr>
            </w:pPr>
            <w:r>
              <w:rPr>
                <w:rFonts w:cs="Times New Roman"/>
              </w:rPr>
              <w:t>Umożliwienie dostępu do plików znajdujących się na serwerze</w:t>
            </w:r>
          </w:p>
        </w:tc>
      </w:tr>
      <w:tr w:rsidR="001119E2" w:rsidRPr="003502D6" w14:paraId="75E1771B" w14:textId="77777777" w:rsidTr="00836C4F">
        <w:tc>
          <w:tcPr>
            <w:tcW w:w="3085" w:type="dxa"/>
            <w:shd w:val="clear" w:color="auto" w:fill="auto"/>
          </w:tcPr>
          <w:p w14:paraId="7E6C73C1" w14:textId="77777777" w:rsidR="001119E2" w:rsidRPr="00836C4F" w:rsidRDefault="001119E2" w:rsidP="005303FF">
            <w:pPr>
              <w:pStyle w:val="Bezodstpw"/>
              <w:spacing w:line="360" w:lineRule="auto"/>
              <w:jc w:val="both"/>
              <w:rPr>
                <w:rFonts w:cs="Times New Roman"/>
                <w:i/>
                <w:iCs/>
              </w:rPr>
            </w:pPr>
            <w:r w:rsidRPr="00836C4F">
              <w:rPr>
                <w:rFonts w:cs="Times New Roman"/>
                <w:i/>
                <w:iCs/>
              </w:rPr>
              <w:t>XSS (Cross-Site-Scripting)</w:t>
            </w:r>
          </w:p>
        </w:tc>
        <w:tc>
          <w:tcPr>
            <w:tcW w:w="3056" w:type="dxa"/>
            <w:shd w:val="clear" w:color="auto" w:fill="auto"/>
          </w:tcPr>
          <w:p w14:paraId="21A1AD66" w14:textId="77777777" w:rsidR="001119E2" w:rsidRPr="003502D6" w:rsidRDefault="001119E2" w:rsidP="005303FF">
            <w:pPr>
              <w:pStyle w:val="Bezodstpw"/>
              <w:spacing w:line="360" w:lineRule="auto"/>
              <w:jc w:val="both"/>
              <w:rPr>
                <w:rFonts w:cs="Times New Roman"/>
              </w:rPr>
            </w:pPr>
            <w:r w:rsidRPr="003502D6">
              <w:rPr>
                <w:rFonts w:cs="Times New Roman"/>
              </w:rPr>
              <w:t>Atak polega na wykonywaniu złośliwych skryptów od imienia użytkownika</w:t>
            </w:r>
          </w:p>
        </w:tc>
        <w:tc>
          <w:tcPr>
            <w:tcW w:w="3071" w:type="dxa"/>
            <w:shd w:val="clear" w:color="auto" w:fill="auto"/>
          </w:tcPr>
          <w:p w14:paraId="5285E650" w14:textId="77777777" w:rsidR="001119E2" w:rsidRPr="003502D6" w:rsidRDefault="001119E2" w:rsidP="005303FF">
            <w:pPr>
              <w:pStyle w:val="Bezodstpw"/>
              <w:spacing w:line="360" w:lineRule="auto"/>
              <w:jc w:val="both"/>
              <w:rPr>
                <w:rFonts w:cs="Times New Roman"/>
              </w:rPr>
            </w:pPr>
            <w:r w:rsidRPr="003502D6">
              <w:rPr>
                <w:rFonts w:cs="Times New Roman"/>
              </w:rPr>
              <w:t xml:space="preserve">Przechowywanie wrażliwych danych, na przykład tokenu JWT, w lokalnych magazynach dostępnych z poziomu Javascript, na przykład local storage lub </w:t>
            </w:r>
            <w:r w:rsidRPr="003502D6">
              <w:rPr>
                <w:rFonts w:cs="Times New Roman"/>
              </w:rPr>
              <w:lastRenderedPageBreak/>
              <w:t>session storage lub zwykłe ciasteczka</w:t>
            </w:r>
          </w:p>
        </w:tc>
      </w:tr>
      <w:tr w:rsidR="00EF7FD2" w:rsidRPr="003502D6" w14:paraId="7E4378D7" w14:textId="77777777" w:rsidTr="00836C4F">
        <w:tc>
          <w:tcPr>
            <w:tcW w:w="3085" w:type="dxa"/>
            <w:shd w:val="clear" w:color="auto" w:fill="auto"/>
          </w:tcPr>
          <w:p w14:paraId="65A34429" w14:textId="77777777" w:rsidR="00EF7FD2" w:rsidRPr="0093226C" w:rsidRDefault="00EF7FD2" w:rsidP="005303FF">
            <w:pPr>
              <w:pStyle w:val="Bezodstpw"/>
              <w:spacing w:line="360" w:lineRule="auto"/>
              <w:jc w:val="both"/>
              <w:rPr>
                <w:rFonts w:cs="Times New Roman"/>
              </w:rPr>
            </w:pPr>
            <w:r w:rsidRPr="0093226C">
              <w:rPr>
                <w:rFonts w:cs="Times New Roman"/>
              </w:rPr>
              <w:t>Niezabezpieczona deserializacja</w:t>
            </w:r>
          </w:p>
        </w:tc>
        <w:tc>
          <w:tcPr>
            <w:tcW w:w="3056" w:type="dxa"/>
            <w:shd w:val="clear" w:color="auto" w:fill="auto"/>
          </w:tcPr>
          <w:p w14:paraId="437AD4C0" w14:textId="77777777" w:rsidR="00EF7FD2" w:rsidRPr="007E360A" w:rsidRDefault="007E360A" w:rsidP="005303FF">
            <w:pPr>
              <w:pStyle w:val="Bezodstpw"/>
              <w:spacing w:line="360" w:lineRule="auto"/>
              <w:jc w:val="both"/>
              <w:rPr>
                <w:rFonts w:cs="Times New Roman"/>
              </w:rPr>
            </w:pPr>
            <w:r>
              <w:rPr>
                <w:rFonts w:cs="Times New Roman"/>
              </w:rPr>
              <w:t>Atak polega na przesyłaniu i deserializacji obiektów bez dodatkowej walidacji przesłanej zawartości</w:t>
            </w:r>
          </w:p>
        </w:tc>
        <w:tc>
          <w:tcPr>
            <w:tcW w:w="3071" w:type="dxa"/>
            <w:shd w:val="clear" w:color="auto" w:fill="auto"/>
          </w:tcPr>
          <w:p w14:paraId="5A40AD41" w14:textId="77777777" w:rsidR="00EF7FD2" w:rsidRPr="003502D6" w:rsidRDefault="007E360A" w:rsidP="005303FF">
            <w:pPr>
              <w:pStyle w:val="Bezodstpw"/>
              <w:spacing w:line="360" w:lineRule="auto"/>
              <w:jc w:val="both"/>
              <w:rPr>
                <w:rFonts w:cs="Times New Roman"/>
              </w:rPr>
            </w:pPr>
            <w:r>
              <w:rPr>
                <w:rFonts w:cs="Times New Roman"/>
              </w:rPr>
              <w:t>Przesłanie danej o typie liczby całkowitej zamiast oczekiwanego łańcucha tekstowego</w:t>
            </w:r>
          </w:p>
        </w:tc>
      </w:tr>
      <w:tr w:rsidR="001119E2" w:rsidRPr="003502D6" w14:paraId="430FB661" w14:textId="77777777" w:rsidTr="00836C4F">
        <w:trPr>
          <w:trHeight w:val="1899"/>
        </w:trPr>
        <w:tc>
          <w:tcPr>
            <w:tcW w:w="3085" w:type="dxa"/>
            <w:shd w:val="clear" w:color="auto" w:fill="auto"/>
          </w:tcPr>
          <w:p w14:paraId="7D7FD553" w14:textId="77777777" w:rsidR="001119E2" w:rsidRPr="0093226C" w:rsidRDefault="00EB594A" w:rsidP="005303FF">
            <w:pPr>
              <w:pStyle w:val="Bezodstpw"/>
              <w:spacing w:line="360" w:lineRule="auto"/>
              <w:jc w:val="both"/>
              <w:rPr>
                <w:rFonts w:cs="Times New Roman"/>
              </w:rPr>
            </w:pPr>
            <w:r w:rsidRPr="0093226C">
              <w:rPr>
                <w:rFonts w:cs="Times New Roman"/>
              </w:rPr>
              <w:t>Ujawnianie wrażliwych danych</w:t>
            </w:r>
          </w:p>
        </w:tc>
        <w:tc>
          <w:tcPr>
            <w:tcW w:w="3056" w:type="dxa"/>
            <w:shd w:val="clear" w:color="auto" w:fill="auto"/>
          </w:tcPr>
          <w:p w14:paraId="2C27CFDC" w14:textId="77777777" w:rsidR="001119E2" w:rsidRPr="003502D6" w:rsidRDefault="00EB594A" w:rsidP="005303FF">
            <w:pPr>
              <w:pStyle w:val="Bezodstpw"/>
              <w:spacing w:line="360" w:lineRule="auto"/>
              <w:jc w:val="both"/>
              <w:rPr>
                <w:rFonts w:cs="Times New Roman"/>
              </w:rPr>
            </w:pPr>
            <w:r>
              <w:rPr>
                <w:rFonts w:cs="Times New Roman"/>
              </w:rPr>
              <w:t>Usterka polega na narażeniu takich danych jak numer karty kredytowej, hasło, token poprzez niezaszyfrowanie lub niedostateczną protekcję</w:t>
            </w:r>
          </w:p>
        </w:tc>
        <w:tc>
          <w:tcPr>
            <w:tcW w:w="3071" w:type="dxa"/>
            <w:shd w:val="clear" w:color="auto" w:fill="auto"/>
          </w:tcPr>
          <w:p w14:paraId="0E5DE465" w14:textId="77777777" w:rsidR="001119E2" w:rsidRPr="003502D6" w:rsidRDefault="00EB594A" w:rsidP="005303FF">
            <w:pPr>
              <w:pStyle w:val="Bezodstpw"/>
              <w:spacing w:line="360" w:lineRule="auto"/>
              <w:jc w:val="both"/>
              <w:rPr>
                <w:rFonts w:cs="Times New Roman"/>
              </w:rPr>
            </w:pPr>
            <w:r>
              <w:rPr>
                <w:rFonts w:cs="Times New Roman"/>
              </w:rPr>
              <w:t>Przechowywanie niezaszyfrowanych haseł użytkowników w bazie danych</w:t>
            </w:r>
          </w:p>
        </w:tc>
      </w:tr>
      <w:tr w:rsidR="007E360A" w:rsidRPr="003502D6" w14:paraId="48DEA9F3" w14:textId="77777777" w:rsidTr="00836C4F">
        <w:trPr>
          <w:trHeight w:val="1899"/>
        </w:trPr>
        <w:tc>
          <w:tcPr>
            <w:tcW w:w="3085" w:type="dxa"/>
            <w:shd w:val="clear" w:color="auto" w:fill="auto"/>
          </w:tcPr>
          <w:p w14:paraId="4CD49036" w14:textId="77777777" w:rsidR="007E360A" w:rsidRPr="00B925D8" w:rsidRDefault="007E360A" w:rsidP="005303FF">
            <w:pPr>
              <w:pStyle w:val="Bezodstpw"/>
              <w:spacing w:line="360" w:lineRule="auto"/>
              <w:jc w:val="both"/>
              <w:rPr>
                <w:rFonts w:cs="Times New Roman"/>
              </w:rPr>
            </w:pPr>
            <w:r>
              <w:rPr>
                <w:rFonts w:cs="Times New Roman"/>
              </w:rPr>
              <w:t>Korzystanie z komponentów ze znanymi podatnościami</w:t>
            </w:r>
          </w:p>
        </w:tc>
        <w:tc>
          <w:tcPr>
            <w:tcW w:w="3056" w:type="dxa"/>
            <w:shd w:val="clear" w:color="auto" w:fill="auto"/>
          </w:tcPr>
          <w:p w14:paraId="11AD53D1" w14:textId="77777777" w:rsidR="007E360A" w:rsidRDefault="007E360A" w:rsidP="005303FF">
            <w:pPr>
              <w:pStyle w:val="Bezodstpw"/>
              <w:spacing w:line="360" w:lineRule="auto"/>
              <w:jc w:val="both"/>
              <w:rPr>
                <w:rFonts w:cs="Times New Roman"/>
              </w:rPr>
            </w:pPr>
            <w:r>
              <w:rPr>
                <w:rFonts w:cs="Times New Roman"/>
              </w:rPr>
              <w:t>Usterka polega na braku aktualizacji komponentów systemu, które mogą zawierać inne podatności</w:t>
            </w:r>
          </w:p>
        </w:tc>
        <w:tc>
          <w:tcPr>
            <w:tcW w:w="3071" w:type="dxa"/>
            <w:shd w:val="clear" w:color="auto" w:fill="auto"/>
          </w:tcPr>
          <w:p w14:paraId="4175377E" w14:textId="77777777" w:rsidR="007E360A" w:rsidRPr="00E02A7D" w:rsidRDefault="00A25E69" w:rsidP="005303FF">
            <w:pPr>
              <w:pStyle w:val="Bezodstpw"/>
              <w:spacing w:line="360" w:lineRule="auto"/>
              <w:jc w:val="both"/>
              <w:rPr>
                <w:rFonts w:cs="Times New Roman"/>
                <w:lang w:val="de-DE"/>
              </w:rPr>
            </w:pPr>
            <w:r>
              <w:rPr>
                <w:rFonts w:cs="Times New Roman"/>
              </w:rPr>
              <w:t>Nieaktualizowanie części systemu zawierającej znaną podatność na atak</w:t>
            </w:r>
          </w:p>
        </w:tc>
      </w:tr>
      <w:tr w:rsidR="00E02A7D" w:rsidRPr="003502D6" w14:paraId="33926297" w14:textId="77777777" w:rsidTr="00836C4F">
        <w:trPr>
          <w:trHeight w:val="1899"/>
        </w:trPr>
        <w:tc>
          <w:tcPr>
            <w:tcW w:w="3085" w:type="dxa"/>
            <w:shd w:val="clear" w:color="auto" w:fill="auto"/>
          </w:tcPr>
          <w:p w14:paraId="212AAC91" w14:textId="77777777" w:rsidR="00E02A7D" w:rsidRDefault="00E02A7D" w:rsidP="005303FF">
            <w:pPr>
              <w:pStyle w:val="Bezodstpw"/>
              <w:spacing w:line="360" w:lineRule="auto"/>
              <w:jc w:val="both"/>
              <w:rPr>
                <w:rFonts w:cs="Times New Roman"/>
              </w:rPr>
            </w:pPr>
            <w:r>
              <w:rPr>
                <w:rFonts w:cs="Times New Roman"/>
              </w:rPr>
              <w:t>Niedostateczne logowanie i monitorowanie</w:t>
            </w:r>
          </w:p>
        </w:tc>
        <w:tc>
          <w:tcPr>
            <w:tcW w:w="3056" w:type="dxa"/>
            <w:shd w:val="clear" w:color="auto" w:fill="auto"/>
          </w:tcPr>
          <w:p w14:paraId="7D2AEF9E" w14:textId="77777777" w:rsidR="00E02A7D" w:rsidRDefault="00E02A7D" w:rsidP="005303FF">
            <w:pPr>
              <w:pStyle w:val="Bezodstpw"/>
              <w:spacing w:line="360" w:lineRule="auto"/>
              <w:jc w:val="both"/>
              <w:rPr>
                <w:rFonts w:cs="Times New Roman"/>
              </w:rPr>
            </w:pPr>
            <w:r>
              <w:rPr>
                <w:rFonts w:cs="Times New Roman"/>
              </w:rPr>
              <w:t xml:space="preserve">Podatność polega na braku lub niedostatecznym poziomie logowania </w:t>
            </w:r>
            <w:bookmarkStart w:id="81" w:name="_Hlk28866470"/>
            <w:r>
              <w:rPr>
                <w:rFonts w:cs="Times New Roman"/>
              </w:rPr>
              <w:t xml:space="preserve">zachowań </w:t>
            </w:r>
            <w:bookmarkEnd w:id="81"/>
            <w:r>
              <w:rPr>
                <w:rFonts w:cs="Times New Roman"/>
              </w:rPr>
              <w:t>aplikacji</w:t>
            </w:r>
          </w:p>
        </w:tc>
        <w:tc>
          <w:tcPr>
            <w:tcW w:w="3071" w:type="dxa"/>
            <w:shd w:val="clear" w:color="auto" w:fill="auto"/>
          </w:tcPr>
          <w:p w14:paraId="73378265" w14:textId="77777777" w:rsidR="00E02A7D" w:rsidRDefault="00E02A7D" w:rsidP="005303FF">
            <w:pPr>
              <w:pStyle w:val="Bezodstpw"/>
              <w:spacing w:line="360" w:lineRule="auto"/>
              <w:jc w:val="both"/>
              <w:rPr>
                <w:rFonts w:cs="Times New Roman"/>
              </w:rPr>
            </w:pPr>
            <w:r>
              <w:rPr>
                <w:rFonts w:cs="Times New Roman"/>
              </w:rPr>
              <w:t>Niedostateczne monitorowanie zachowań aplikacji może skutkować awarią systemu po ataku</w:t>
            </w:r>
          </w:p>
        </w:tc>
      </w:tr>
    </w:tbl>
    <w:p w14:paraId="11DD051D" w14:textId="31F203D9" w:rsidR="000A7866" w:rsidRPr="00E02A7D" w:rsidRDefault="00802745" w:rsidP="0044172A">
      <w:pPr>
        <w:pStyle w:val="Legenda"/>
        <w:spacing w:line="360" w:lineRule="auto"/>
        <w:jc w:val="both"/>
        <w:rPr>
          <w:sz w:val="24"/>
          <w:szCs w:val="24"/>
        </w:rPr>
      </w:pPr>
      <w:bookmarkStart w:id="82" w:name="_Toc29377010"/>
      <w:r w:rsidRPr="00E02A7D">
        <w:rPr>
          <w:sz w:val="24"/>
          <w:szCs w:val="24"/>
        </w:rPr>
        <w:t xml:space="preserve">Tabela </w:t>
      </w:r>
      <w:r w:rsidR="000D4A50">
        <w:rPr>
          <w:sz w:val="24"/>
          <w:szCs w:val="24"/>
        </w:rPr>
        <w:fldChar w:fldCharType="begin"/>
      </w:r>
      <w:r w:rsidR="000D4A50">
        <w:rPr>
          <w:sz w:val="24"/>
          <w:szCs w:val="24"/>
        </w:rPr>
        <w:instrText xml:space="preserve"> SEQ Tabela \* ARABIC </w:instrText>
      </w:r>
      <w:r w:rsidR="000D4A50">
        <w:rPr>
          <w:sz w:val="24"/>
          <w:szCs w:val="24"/>
        </w:rPr>
        <w:fldChar w:fldCharType="separate"/>
      </w:r>
      <w:r w:rsidR="000D4A50">
        <w:rPr>
          <w:noProof/>
          <w:sz w:val="24"/>
          <w:szCs w:val="24"/>
        </w:rPr>
        <w:t>2</w:t>
      </w:r>
      <w:r w:rsidR="000D4A50">
        <w:rPr>
          <w:sz w:val="24"/>
          <w:szCs w:val="24"/>
        </w:rPr>
        <w:fldChar w:fldCharType="end"/>
      </w:r>
      <w:r w:rsidRPr="00E02A7D">
        <w:rPr>
          <w:sz w:val="24"/>
          <w:szCs w:val="24"/>
        </w:rPr>
        <w:t xml:space="preserve"> </w:t>
      </w:r>
      <w:r w:rsidR="00E02A7D" w:rsidRPr="00E02A7D">
        <w:rPr>
          <w:sz w:val="24"/>
          <w:szCs w:val="24"/>
        </w:rPr>
        <w:t>10 najważniejszych ataków lub usterek w aplikacjach internetowych</w:t>
      </w:r>
      <w:bookmarkEnd w:id="82"/>
    </w:p>
    <w:p w14:paraId="6719DD3C" w14:textId="2E8FE911" w:rsidR="00D26A68" w:rsidRPr="00774A2B" w:rsidRDefault="0073760E" w:rsidP="005303FF">
      <w:pPr>
        <w:pStyle w:val="Nagwek1"/>
        <w:jc w:val="both"/>
      </w:pPr>
      <w:bookmarkStart w:id="83" w:name="_Toc29673478"/>
      <w:r>
        <w:t>2</w:t>
      </w:r>
      <w:r w:rsidR="00D26A68" w:rsidRPr="00774A2B">
        <w:t>.</w:t>
      </w:r>
      <w:r w:rsidR="00AD3F74">
        <w:t>3.3</w:t>
      </w:r>
      <w:r w:rsidR="00D26A68" w:rsidRPr="00774A2B">
        <w:t xml:space="preserve">. </w:t>
      </w:r>
      <w:r w:rsidR="008679B6">
        <w:t>Uwierzytelnianie</w:t>
      </w:r>
      <w:r w:rsidR="00D26A68" w:rsidRPr="00774A2B">
        <w:t xml:space="preserve"> i autentykacja</w:t>
      </w:r>
      <w:bookmarkEnd w:id="83"/>
    </w:p>
    <w:p w14:paraId="205E88E7" w14:textId="39EF0FED" w:rsidR="00485BCB" w:rsidRPr="00485BCB" w:rsidRDefault="00B30DDA" w:rsidP="00193473">
      <w:pPr>
        <w:spacing w:line="360" w:lineRule="auto"/>
        <w:ind w:firstLine="709"/>
        <w:jc w:val="both"/>
        <w:rPr>
          <w:rFonts w:cs="Times New Roman"/>
        </w:rPr>
      </w:pPr>
      <w:r>
        <w:rPr>
          <w:rFonts w:cs="Times New Roman"/>
        </w:rPr>
        <w:t>Takie aplikacje jak sklepy internetowe, fora internetowe, sieci społecznościowe działają na zasadzie autoryzacj</w:t>
      </w:r>
      <w:r w:rsidR="00A23870">
        <w:rPr>
          <w:rFonts w:cs="Times New Roman"/>
        </w:rPr>
        <w:t>i</w:t>
      </w:r>
      <w:r>
        <w:rPr>
          <w:rFonts w:cs="Times New Roman"/>
        </w:rPr>
        <w:t xml:space="preserve"> i możliwości identyfikowania każdego użytkownika</w:t>
      </w:r>
      <w:r w:rsidR="003A6608">
        <w:rPr>
          <w:rFonts w:cs="Times New Roman"/>
        </w:rPr>
        <w:t xml:space="preserve">: danych użytkownika, </w:t>
      </w:r>
      <w:proofErr w:type="gramStart"/>
      <w:r w:rsidR="003A6608">
        <w:rPr>
          <w:rFonts w:cs="Times New Roman"/>
        </w:rPr>
        <w:t>zasobów</w:t>
      </w:r>
      <w:proofErr w:type="gramEnd"/>
      <w:r w:rsidR="003A6608">
        <w:rPr>
          <w:rFonts w:cs="Times New Roman"/>
        </w:rPr>
        <w:t xml:space="preserve"> do których użytkownik może mieć dostęp</w:t>
      </w:r>
      <w:r>
        <w:rPr>
          <w:rFonts w:cs="Times New Roman"/>
        </w:rPr>
        <w:t xml:space="preserve">. </w:t>
      </w:r>
      <w:r w:rsidR="00A23870">
        <w:rPr>
          <w:rFonts w:cs="Times New Roman"/>
        </w:rPr>
        <w:t>Ten</w:t>
      </w:r>
      <w:r>
        <w:rPr>
          <w:rFonts w:cs="Times New Roman"/>
        </w:rPr>
        <w:t xml:space="preserve"> proces</w:t>
      </w:r>
      <w:r w:rsidR="003A6608">
        <w:rPr>
          <w:rFonts w:cs="Times New Roman"/>
        </w:rPr>
        <w:t xml:space="preserve"> </w:t>
      </w:r>
      <w:r>
        <w:rPr>
          <w:rFonts w:cs="Times New Roman"/>
        </w:rPr>
        <w:t>przebiega</w:t>
      </w:r>
      <w:r w:rsidR="00A23870">
        <w:rPr>
          <w:rFonts w:cs="Times New Roman"/>
        </w:rPr>
        <w:t xml:space="preserve"> głównie</w:t>
      </w:r>
      <w:r>
        <w:rPr>
          <w:rFonts w:cs="Times New Roman"/>
        </w:rPr>
        <w:t xml:space="preserve"> poprzez podanie unikatowego identyfikatora, na przykład loginu lub adresu email oraz hasła. Hasło jest najbardziej wrażliwą daną i wymaga szczególnej uwagi w procesie autoryzacji.</w:t>
      </w:r>
    </w:p>
    <w:p w14:paraId="32207941" w14:textId="06C5B089" w:rsidR="004B1901" w:rsidRDefault="008A625E" w:rsidP="00193473">
      <w:pPr>
        <w:spacing w:line="360" w:lineRule="auto"/>
        <w:ind w:firstLine="709"/>
        <w:jc w:val="both"/>
        <w:rPr>
          <w:rFonts w:cs="Times New Roman"/>
        </w:rPr>
      </w:pPr>
      <w:r>
        <w:rPr>
          <w:rFonts w:cs="Times New Roman"/>
        </w:rPr>
        <w:t>Obecnie bardzo popularnym rozwiązaniem</w:t>
      </w:r>
      <w:r w:rsidR="00652865">
        <w:rPr>
          <w:rFonts w:cs="Times New Roman"/>
        </w:rPr>
        <w:t xml:space="preserve"> jest użycie</w:t>
      </w:r>
      <w:r w:rsidR="009E1D1B">
        <w:rPr>
          <w:rFonts w:cs="Times New Roman"/>
        </w:rPr>
        <w:t xml:space="preserve"> metody autoryzacji opartej o JWT</w:t>
      </w:r>
      <w:r w:rsidR="00652865">
        <w:rPr>
          <w:rFonts w:cs="Times New Roman"/>
        </w:rPr>
        <w:t xml:space="preserve">. </w:t>
      </w:r>
      <w:r w:rsidR="009F5569">
        <w:rPr>
          <w:rFonts w:cs="Times New Roman"/>
        </w:rPr>
        <w:t>Według dokumentu RFC</w:t>
      </w:r>
      <w:r w:rsidR="009F5569" w:rsidRPr="009F5569">
        <w:rPr>
          <w:rFonts w:cs="Times New Roman"/>
        </w:rPr>
        <w:t>7519</w:t>
      </w:r>
      <w:r w:rsidR="00F103B2">
        <w:rPr>
          <w:rStyle w:val="Odwoanieprzypisudolnego"/>
          <w:rFonts w:cs="Times New Roman"/>
        </w:rPr>
        <w:footnoteReference w:id="56"/>
      </w:r>
      <w:r w:rsidR="009F5569">
        <w:rPr>
          <w:rFonts w:cs="Times New Roman"/>
        </w:rPr>
        <w:t xml:space="preserve"> JSON Web Token jest </w:t>
      </w:r>
      <w:r w:rsidR="00C065E5">
        <w:rPr>
          <w:rFonts w:cs="Times New Roman"/>
        </w:rPr>
        <w:t>standardem przeznaczonym d</w:t>
      </w:r>
      <w:r w:rsidR="00EA4F3F">
        <w:rPr>
          <w:rFonts w:cs="Times New Roman"/>
        </w:rPr>
        <w:t>o</w:t>
      </w:r>
      <w:r w:rsidR="00C065E5">
        <w:rPr>
          <w:rFonts w:cs="Times New Roman"/>
        </w:rPr>
        <w:t xml:space="preserve"> przechowywania i przekazywania praw użytkownika do zasobów informatycznych.</w:t>
      </w:r>
    </w:p>
    <w:p w14:paraId="22D88D81" w14:textId="4699BA1D" w:rsidR="00BC23F6" w:rsidRDefault="007E574D" w:rsidP="005303FF">
      <w:pPr>
        <w:keepNext/>
        <w:spacing w:line="360" w:lineRule="auto"/>
        <w:jc w:val="both"/>
      </w:pPr>
      <w:r>
        <w:rPr>
          <w:rFonts w:cs="Mangal"/>
          <w:b/>
          <w:bCs/>
          <w:noProof/>
        </w:rPr>
        <w:lastRenderedPageBreak/>
        <w:drawing>
          <wp:inline distT="0" distB="0" distL="0" distR="0" wp14:anchorId="1642F457" wp14:editId="37294DC8">
            <wp:extent cx="5718175" cy="127190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8175" cy="1271905"/>
                    </a:xfrm>
                    <a:prstGeom prst="rect">
                      <a:avLst/>
                    </a:prstGeom>
                    <a:noFill/>
                    <a:ln>
                      <a:noFill/>
                    </a:ln>
                  </pic:spPr>
                </pic:pic>
              </a:graphicData>
            </a:graphic>
          </wp:inline>
        </w:drawing>
      </w:r>
    </w:p>
    <w:p w14:paraId="27F2426C" w14:textId="76B9D7D6" w:rsidR="00BC23F6" w:rsidRPr="002E15AF" w:rsidRDefault="00BC23F6" w:rsidP="005303FF">
      <w:pPr>
        <w:pStyle w:val="Legenda"/>
        <w:spacing w:line="360" w:lineRule="auto"/>
        <w:jc w:val="both"/>
        <w:rPr>
          <w:b w:val="0"/>
          <w:bCs w:val="0"/>
          <w:sz w:val="24"/>
          <w:szCs w:val="24"/>
        </w:rPr>
      </w:pPr>
      <w:bookmarkStart w:id="86" w:name="_Toc29377060"/>
      <w:r w:rsidRPr="00BC23F6">
        <w:rPr>
          <w:sz w:val="24"/>
          <w:szCs w:val="24"/>
        </w:rPr>
        <w:t xml:space="preserve">Rysunek </w:t>
      </w:r>
      <w:r w:rsidRPr="00BC23F6">
        <w:rPr>
          <w:sz w:val="24"/>
          <w:szCs w:val="24"/>
        </w:rPr>
        <w:fldChar w:fldCharType="begin"/>
      </w:r>
      <w:r w:rsidRPr="00BC23F6">
        <w:rPr>
          <w:sz w:val="24"/>
          <w:szCs w:val="24"/>
        </w:rPr>
        <w:instrText xml:space="preserve"> SEQ Rysunek \* ARABIC </w:instrText>
      </w:r>
      <w:r w:rsidRPr="00BC23F6">
        <w:rPr>
          <w:sz w:val="24"/>
          <w:szCs w:val="24"/>
        </w:rPr>
        <w:fldChar w:fldCharType="separate"/>
      </w:r>
      <w:r w:rsidR="00C31C93">
        <w:rPr>
          <w:noProof/>
          <w:sz w:val="24"/>
          <w:szCs w:val="24"/>
        </w:rPr>
        <w:t>7</w:t>
      </w:r>
      <w:r w:rsidRPr="00BC23F6">
        <w:rPr>
          <w:sz w:val="24"/>
          <w:szCs w:val="24"/>
        </w:rPr>
        <w:fldChar w:fldCharType="end"/>
      </w:r>
      <w:r w:rsidRPr="00BC23F6">
        <w:rPr>
          <w:sz w:val="24"/>
          <w:szCs w:val="24"/>
        </w:rPr>
        <w:t xml:space="preserve"> Przykładowy</w:t>
      </w:r>
      <w:r>
        <w:rPr>
          <w:sz w:val="24"/>
          <w:szCs w:val="24"/>
        </w:rPr>
        <w:t xml:space="preserve"> zaszyfrowany</w:t>
      </w:r>
      <w:r w:rsidRPr="00BC23F6">
        <w:rPr>
          <w:sz w:val="24"/>
          <w:szCs w:val="24"/>
        </w:rPr>
        <w:t xml:space="preserve"> JWT</w:t>
      </w:r>
      <w:bookmarkEnd w:id="86"/>
    </w:p>
    <w:p w14:paraId="13EAFCB5" w14:textId="27F57BAC" w:rsidR="00C53797" w:rsidRDefault="009B5A58" w:rsidP="005303FF">
      <w:pPr>
        <w:spacing w:before="57" w:line="360" w:lineRule="auto"/>
        <w:ind w:firstLine="709"/>
        <w:jc w:val="both"/>
        <w:rPr>
          <w:rFonts w:cs="Times New Roman"/>
        </w:rPr>
      </w:pPr>
      <w:r>
        <w:rPr>
          <w:rFonts w:cs="Times New Roman"/>
        </w:rPr>
        <w:t xml:space="preserve">Powyższy rysunek przedstawia przykładowy zaszyfrowany token. </w:t>
      </w:r>
      <w:r w:rsidR="000644F6">
        <w:rPr>
          <w:rFonts w:cs="Times New Roman"/>
        </w:rPr>
        <w:t>Każd</w:t>
      </w:r>
      <w:r w:rsidR="00EA4F3F">
        <w:rPr>
          <w:rFonts w:cs="Times New Roman"/>
        </w:rPr>
        <w:t>y</w:t>
      </w:r>
      <w:r w:rsidR="000644F6">
        <w:rPr>
          <w:rFonts w:cs="Times New Roman"/>
        </w:rPr>
        <w:t xml:space="preserve"> JWT składa</w:t>
      </w:r>
      <w:r w:rsidR="00C53797">
        <w:rPr>
          <w:rFonts w:cs="Times New Roman"/>
        </w:rPr>
        <w:t xml:space="preserve"> się</w:t>
      </w:r>
      <w:r w:rsidR="000644F6">
        <w:rPr>
          <w:rFonts w:cs="Times New Roman"/>
        </w:rPr>
        <w:t xml:space="preserve"> z </w:t>
      </w:r>
      <w:r>
        <w:rPr>
          <w:rFonts w:cs="Times New Roman"/>
        </w:rPr>
        <w:t>trzech</w:t>
      </w:r>
      <w:r w:rsidR="000644F6">
        <w:rPr>
          <w:rFonts w:cs="Times New Roman"/>
        </w:rPr>
        <w:t xml:space="preserve"> strukturalnych części zwanych nagłówkiem, zawartością oraz sygnaturą. Na przykładowej ilustracji JWT czerwonym kolorem jest oznaczony nagłówek, fioletowym zawartość. </w:t>
      </w:r>
      <w:r w:rsidR="00C53797">
        <w:rPr>
          <w:rFonts w:cs="Times New Roman"/>
        </w:rPr>
        <w:t xml:space="preserve">Odkodowując przykładowy token do postaci czytelnej uzyskuje się </w:t>
      </w:r>
      <w:r>
        <w:rPr>
          <w:rFonts w:cs="Times New Roman"/>
        </w:rPr>
        <w:t>dwa</w:t>
      </w:r>
      <w:r w:rsidR="00C53797">
        <w:rPr>
          <w:rFonts w:cs="Times New Roman"/>
        </w:rPr>
        <w:t xml:space="preserve"> obiekty JSON</w:t>
      </w:r>
      <w:r>
        <w:rPr>
          <w:rFonts w:cs="Times New Roman"/>
        </w:rPr>
        <w:t xml:space="preserve"> przedstawione na rysunku poniżej.</w:t>
      </w:r>
    </w:p>
    <w:p w14:paraId="38ED6C91" w14:textId="6A21AA10" w:rsidR="00E95D59" w:rsidRDefault="007E574D" w:rsidP="005303FF">
      <w:pPr>
        <w:keepNext/>
        <w:spacing w:before="57" w:line="360" w:lineRule="auto"/>
        <w:jc w:val="both"/>
      </w:pPr>
      <w:r>
        <w:rPr>
          <w:noProof/>
        </w:rPr>
        <w:drawing>
          <wp:inline distT="0" distB="0" distL="0" distR="0" wp14:anchorId="21A475C3" wp14:editId="77A75981">
            <wp:extent cx="5718175" cy="159004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8175" cy="1590040"/>
                    </a:xfrm>
                    <a:prstGeom prst="rect">
                      <a:avLst/>
                    </a:prstGeom>
                    <a:noFill/>
                    <a:ln>
                      <a:noFill/>
                    </a:ln>
                  </pic:spPr>
                </pic:pic>
              </a:graphicData>
            </a:graphic>
          </wp:inline>
        </w:drawing>
      </w:r>
    </w:p>
    <w:p w14:paraId="287D81BD" w14:textId="151BA813" w:rsidR="00E95D59" w:rsidRPr="002E15AF" w:rsidRDefault="00E95D59" w:rsidP="005303FF">
      <w:pPr>
        <w:pStyle w:val="Legenda"/>
        <w:spacing w:line="360" w:lineRule="auto"/>
        <w:jc w:val="both"/>
        <w:rPr>
          <w:sz w:val="24"/>
          <w:szCs w:val="24"/>
        </w:rPr>
      </w:pPr>
      <w:bookmarkStart w:id="87" w:name="_Toc29377061"/>
      <w:r w:rsidRPr="00E95D59">
        <w:rPr>
          <w:sz w:val="24"/>
          <w:szCs w:val="24"/>
        </w:rPr>
        <w:t xml:space="preserve">Rysunek </w:t>
      </w:r>
      <w:r w:rsidRPr="00E95D59">
        <w:rPr>
          <w:sz w:val="24"/>
          <w:szCs w:val="24"/>
        </w:rPr>
        <w:fldChar w:fldCharType="begin"/>
      </w:r>
      <w:r w:rsidRPr="00E95D59">
        <w:rPr>
          <w:sz w:val="24"/>
          <w:szCs w:val="24"/>
        </w:rPr>
        <w:instrText xml:space="preserve"> SEQ Rysunek \* ARABIC </w:instrText>
      </w:r>
      <w:r w:rsidRPr="00E95D59">
        <w:rPr>
          <w:sz w:val="24"/>
          <w:szCs w:val="24"/>
        </w:rPr>
        <w:fldChar w:fldCharType="separate"/>
      </w:r>
      <w:r w:rsidR="00C31C93">
        <w:rPr>
          <w:noProof/>
          <w:sz w:val="24"/>
          <w:szCs w:val="24"/>
        </w:rPr>
        <w:t>8</w:t>
      </w:r>
      <w:r w:rsidRPr="00E95D59">
        <w:rPr>
          <w:sz w:val="24"/>
          <w:szCs w:val="24"/>
        </w:rPr>
        <w:fldChar w:fldCharType="end"/>
      </w:r>
      <w:r w:rsidRPr="00E95D59">
        <w:rPr>
          <w:sz w:val="24"/>
          <w:szCs w:val="24"/>
        </w:rPr>
        <w:t xml:space="preserve"> Odkodowany JWT</w:t>
      </w:r>
      <w:bookmarkEnd w:id="87"/>
    </w:p>
    <w:p w14:paraId="71E6F3D8" w14:textId="7BAA4730" w:rsidR="00D26A68" w:rsidRPr="000E5F3B" w:rsidRDefault="00E95D59" w:rsidP="005303FF">
      <w:pPr>
        <w:spacing w:line="360" w:lineRule="auto"/>
        <w:ind w:firstLine="709"/>
        <w:jc w:val="both"/>
        <w:rPr>
          <w:lang w:val="uk-UA"/>
        </w:rPr>
      </w:pPr>
      <w:r>
        <w:t xml:space="preserve">Na podstawie powyższego rysunku </w:t>
      </w:r>
      <w:r w:rsidR="0046554A">
        <w:t xml:space="preserve">można łatwo przeanalizować </w:t>
      </w:r>
      <w:r w:rsidR="00EA4F3F">
        <w:t>przykładowy token</w:t>
      </w:r>
      <w:r w:rsidR="0046554A">
        <w:t xml:space="preserve">. Nagłówek, odpowiadający kolorowi czerwonemu, składa się z dwóch właściwości „typ” oraz „alg”, </w:t>
      </w:r>
      <w:r w:rsidR="001C5C86">
        <w:t>z czego</w:t>
      </w:r>
      <w:r w:rsidR="0046554A">
        <w:t xml:space="preserve"> „typ” oznacza</w:t>
      </w:r>
      <w:r w:rsidR="009F032F">
        <w:t xml:space="preserve"> typ</w:t>
      </w:r>
      <w:r w:rsidR="0046554A">
        <w:t xml:space="preserve"> tokenu </w:t>
      </w:r>
      <w:r w:rsidR="00EA4F3F">
        <w:t>odpowiada</w:t>
      </w:r>
      <w:r w:rsidR="009F032F">
        <w:t>jący</w:t>
      </w:r>
      <w:r w:rsidR="0046554A">
        <w:t xml:space="preserve"> JWT i właściwość „alg” oznacza algorytm używany do zaszyfrowania tokenu. Zawartość odpowiadająca kolorowi fioletowemu</w:t>
      </w:r>
      <w:r w:rsidR="00BC23F6">
        <w:t xml:space="preserve"> składa się z dwóch </w:t>
      </w:r>
      <w:r w:rsidR="002A5DF9">
        <w:t>właściwości, których można użyć do identyfikacji</w:t>
      </w:r>
      <w:r w:rsidR="00EA4F3F">
        <w:t xml:space="preserve"> użytkownika</w:t>
      </w:r>
      <w:r w:rsidR="002A5DF9">
        <w:t xml:space="preserve">. Oprócz powyższych dwóch elementów pozostaje nagłówek, który </w:t>
      </w:r>
      <w:r w:rsidR="00561C0A">
        <w:t>powinien zawrzeć tajny klucz</w:t>
      </w:r>
      <w:r w:rsidR="002A5DF9">
        <w:t xml:space="preserve"> używan</w:t>
      </w:r>
      <w:r w:rsidR="00561C0A">
        <w:t>y</w:t>
      </w:r>
      <w:r w:rsidR="002A5DF9">
        <w:t xml:space="preserve"> do haszowania sygnatury.</w:t>
      </w:r>
    </w:p>
    <w:p w14:paraId="2A78C05F" w14:textId="1C56FF2C" w:rsidR="009F37E9" w:rsidRDefault="009E1D1B" w:rsidP="00193473">
      <w:pPr>
        <w:spacing w:line="360" w:lineRule="auto"/>
        <w:ind w:firstLine="709"/>
        <w:jc w:val="both"/>
      </w:pPr>
      <w:r>
        <w:t xml:space="preserve">Po wygenerowaniu powinno się znaleźć miejsce do przechowywania JWT. </w:t>
      </w:r>
      <w:r w:rsidR="00EA4F3F">
        <w:t>W kontekście przeglądarek programista może skorzystać</w:t>
      </w:r>
      <w:r w:rsidR="00933E3F">
        <w:t xml:space="preserve"> </w:t>
      </w:r>
      <w:r w:rsidR="00EA4F3F">
        <w:t xml:space="preserve">z </w:t>
      </w:r>
      <w:r w:rsidR="00933E3F" w:rsidRPr="00ED03F5">
        <w:t>local storage, session storage</w:t>
      </w:r>
      <w:r w:rsidR="00933E3F">
        <w:t xml:space="preserve"> oraz ciastecz</w:t>
      </w:r>
      <w:r w:rsidR="00EA4F3F">
        <w:t>ek</w:t>
      </w:r>
      <w:r w:rsidR="00933E3F">
        <w:t xml:space="preserve">. </w:t>
      </w:r>
      <w:r w:rsidR="001A7442">
        <w:t xml:space="preserve">Jak już wspomniano żadne z powyższych nie jest bezpiecznym miejscem do przechowywania </w:t>
      </w:r>
      <w:r w:rsidR="00EA4F3F">
        <w:t xml:space="preserve">danych </w:t>
      </w:r>
      <w:proofErr w:type="gramStart"/>
      <w:r w:rsidR="00EA4F3F">
        <w:t>sesji</w:t>
      </w:r>
      <w:proofErr w:type="gramEnd"/>
      <w:r w:rsidR="001A7442">
        <w:t xml:space="preserve"> ponieważ może to skutkować podatnością na atak XSS</w:t>
      </w:r>
      <w:r w:rsidR="007F6375">
        <w:t>. Taka podatność może doprowadzać do sytuacji kradzieży tokenu i podawania się za innych użytkowników.</w:t>
      </w:r>
      <w:r w:rsidR="00CB6713">
        <w:t xml:space="preserve"> Dlatego jednym z bardziej bezpiecznych rozwiązań jest przechowywanie tokenu w ciasteczku o fladze HTTPOnly, które może odczytać wyłącznie serwer.</w:t>
      </w:r>
      <w:r w:rsidR="009F37E9">
        <w:t xml:space="preserve"> Użytkownik może dowiedzieć się o istnieniu takiego ciasteczka tylko przez narzędzia programisty w </w:t>
      </w:r>
      <w:r w:rsidR="009F37E9">
        <w:lastRenderedPageBreak/>
        <w:t>przeglądarce.</w:t>
      </w:r>
    </w:p>
    <w:p w14:paraId="7578D872" w14:textId="6D3E8007" w:rsidR="009F37E9" w:rsidRDefault="007E574D" w:rsidP="005303FF">
      <w:pPr>
        <w:keepNext/>
        <w:spacing w:line="360" w:lineRule="auto"/>
        <w:jc w:val="both"/>
      </w:pPr>
      <w:r>
        <w:rPr>
          <w:noProof/>
        </w:rPr>
        <w:drawing>
          <wp:inline distT="0" distB="0" distL="0" distR="0" wp14:anchorId="3D46909B" wp14:editId="03FF1E6A">
            <wp:extent cx="5744845" cy="98044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4845" cy="980440"/>
                    </a:xfrm>
                    <a:prstGeom prst="rect">
                      <a:avLst/>
                    </a:prstGeom>
                    <a:noFill/>
                    <a:ln>
                      <a:noFill/>
                    </a:ln>
                  </pic:spPr>
                </pic:pic>
              </a:graphicData>
            </a:graphic>
          </wp:inline>
        </w:drawing>
      </w:r>
    </w:p>
    <w:p w14:paraId="06CEE0A1" w14:textId="6CD1692F" w:rsidR="000A7866" w:rsidRPr="00633AA4" w:rsidRDefault="009F37E9" w:rsidP="00633AA4">
      <w:pPr>
        <w:pStyle w:val="Legenda"/>
        <w:spacing w:line="360" w:lineRule="auto"/>
        <w:jc w:val="both"/>
        <w:rPr>
          <w:sz w:val="24"/>
          <w:szCs w:val="24"/>
        </w:rPr>
      </w:pPr>
      <w:bookmarkStart w:id="88" w:name="_Toc29377062"/>
      <w:r w:rsidRPr="009F37E9">
        <w:rPr>
          <w:sz w:val="24"/>
          <w:szCs w:val="24"/>
        </w:rPr>
        <w:t xml:space="preserve">Rysunek </w:t>
      </w:r>
      <w:r w:rsidRPr="009F37E9">
        <w:rPr>
          <w:sz w:val="24"/>
          <w:szCs w:val="24"/>
        </w:rPr>
        <w:fldChar w:fldCharType="begin"/>
      </w:r>
      <w:r w:rsidRPr="009F37E9">
        <w:rPr>
          <w:sz w:val="24"/>
          <w:szCs w:val="24"/>
        </w:rPr>
        <w:instrText xml:space="preserve"> SEQ Rysunek \* ARABIC </w:instrText>
      </w:r>
      <w:r w:rsidRPr="009F37E9">
        <w:rPr>
          <w:sz w:val="24"/>
          <w:szCs w:val="24"/>
        </w:rPr>
        <w:fldChar w:fldCharType="separate"/>
      </w:r>
      <w:r w:rsidR="00C31C93">
        <w:rPr>
          <w:noProof/>
          <w:sz w:val="24"/>
          <w:szCs w:val="24"/>
        </w:rPr>
        <w:t>9</w:t>
      </w:r>
      <w:r w:rsidRPr="009F37E9">
        <w:rPr>
          <w:sz w:val="24"/>
          <w:szCs w:val="24"/>
        </w:rPr>
        <w:fldChar w:fldCharType="end"/>
      </w:r>
      <w:r w:rsidRPr="009F37E9">
        <w:rPr>
          <w:sz w:val="24"/>
          <w:szCs w:val="24"/>
        </w:rPr>
        <w:t xml:space="preserve"> Przykład ciasteczka HTTPOnly o nazwie SESSION_TOKEN zawierającego JWT</w:t>
      </w:r>
      <w:bookmarkEnd w:id="88"/>
    </w:p>
    <w:p w14:paraId="4F8225D3" w14:textId="7F9EC672" w:rsidR="0074773F" w:rsidRDefault="00F00DE3" w:rsidP="005303FF">
      <w:pPr>
        <w:spacing w:line="360" w:lineRule="auto"/>
        <w:jc w:val="both"/>
        <w:rPr>
          <w:b/>
          <w:bCs/>
          <w:sz w:val="28"/>
          <w:szCs w:val="28"/>
        </w:rPr>
      </w:pPr>
      <w:r>
        <w:br w:type="page"/>
      </w:r>
      <w:r w:rsidR="00156D32">
        <w:rPr>
          <w:b/>
          <w:bCs/>
          <w:sz w:val="28"/>
          <w:szCs w:val="28"/>
        </w:rPr>
        <w:lastRenderedPageBreak/>
        <w:t>3</w:t>
      </w:r>
      <w:r w:rsidRPr="00F00DE3">
        <w:rPr>
          <w:b/>
          <w:bCs/>
          <w:sz w:val="28"/>
          <w:szCs w:val="28"/>
        </w:rPr>
        <w:t>. Implementacja</w:t>
      </w:r>
    </w:p>
    <w:p w14:paraId="4EF1E585" w14:textId="5EDEDF4F" w:rsidR="006F082E" w:rsidRPr="00DD0B7F" w:rsidRDefault="006F082E" w:rsidP="005303FF">
      <w:pPr>
        <w:spacing w:line="360" w:lineRule="auto"/>
        <w:ind w:firstLine="709"/>
        <w:jc w:val="both"/>
        <w:rPr>
          <w:rPrChange w:id="89" w:author="Dariusz Kralewski" w:date="2020-01-08T14:35:00Z">
            <w:rPr>
              <w:lang w:val="en-US"/>
            </w:rPr>
          </w:rPrChange>
        </w:rPr>
      </w:pPr>
      <w:r w:rsidRPr="006F082E">
        <w:t xml:space="preserve">W tym rozdziale </w:t>
      </w:r>
      <w:r>
        <w:t>zostanie opisany proces tworzenia aplikacji</w:t>
      </w:r>
      <w:r w:rsidR="009F032F">
        <w:t>, w</w:t>
      </w:r>
      <w:r w:rsidR="00BA2A8B">
        <w:t xml:space="preserve"> tym zostaną przedstawione szczegóły implementacji najważniejszych elementów aplikacji</w:t>
      </w:r>
      <w:r w:rsidR="007B7170" w:rsidRPr="00DD0B7F">
        <w:rPr>
          <w:rPrChange w:id="90" w:author="Dariusz Kralewski" w:date="2020-01-08T14:35:00Z">
            <w:rPr>
              <w:lang w:val="en-US"/>
            </w:rPr>
          </w:rPrChange>
        </w:rPr>
        <w:t>.</w:t>
      </w:r>
    </w:p>
    <w:p w14:paraId="30FEFF4D" w14:textId="0B151B37" w:rsidR="006F082E" w:rsidRPr="00774A2B" w:rsidRDefault="00156D32" w:rsidP="005303FF">
      <w:pPr>
        <w:pStyle w:val="Nagwek1"/>
        <w:jc w:val="both"/>
      </w:pPr>
      <w:bookmarkStart w:id="91" w:name="_Toc29673479"/>
      <w:r>
        <w:t>3</w:t>
      </w:r>
      <w:r w:rsidR="006F082E" w:rsidRPr="00774A2B">
        <w:t xml:space="preserve">.1. Projektowanie </w:t>
      </w:r>
      <w:r w:rsidR="008679B6">
        <w:t xml:space="preserve">i wykorzystanie </w:t>
      </w:r>
      <w:r w:rsidR="006F082E" w:rsidRPr="00774A2B">
        <w:t>bazy danych</w:t>
      </w:r>
      <w:r w:rsidR="008679B6">
        <w:t xml:space="preserve"> w ASP.NET Core</w:t>
      </w:r>
      <w:bookmarkEnd w:id="91"/>
    </w:p>
    <w:p w14:paraId="0B5EA051" w14:textId="5F64793B" w:rsidR="00E815C3" w:rsidRDefault="00E815C3" w:rsidP="005303FF">
      <w:pPr>
        <w:pStyle w:val="Tekstpodstawowy"/>
        <w:spacing w:after="0" w:line="360" w:lineRule="auto"/>
        <w:ind w:firstLine="709"/>
        <w:jc w:val="both"/>
      </w:pPr>
      <w:r>
        <w:t>W oparciu o przedstawione wymagania</w:t>
      </w:r>
      <w:r w:rsidR="00BE2C4E">
        <w:rPr>
          <w:lang w:val="uk-UA"/>
        </w:rPr>
        <w:t xml:space="preserve"> </w:t>
      </w:r>
      <w:r w:rsidR="00BE2C4E">
        <w:t>strukturę</w:t>
      </w:r>
      <w:r w:rsidR="00771101">
        <w:t xml:space="preserve"> baz</w:t>
      </w:r>
      <w:r w:rsidR="00BE2C4E">
        <w:t>y</w:t>
      </w:r>
      <w:r w:rsidR="00771101">
        <w:t xml:space="preserve"> danych </w:t>
      </w:r>
      <w:r w:rsidR="00BE2C4E">
        <w:t>przedstawia następująca tabela</w:t>
      </w:r>
      <w:r w:rsidR="00D01BA9">
        <w:t xml:space="preserve"> i diagram ER</w:t>
      </w:r>
      <w:r w:rsidR="00BE2C4E">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701"/>
        <w:gridCol w:w="1701"/>
        <w:gridCol w:w="3397"/>
      </w:tblGrid>
      <w:tr w:rsidR="006D70CB" w14:paraId="14C35962" w14:textId="77777777" w:rsidTr="008A4534">
        <w:tc>
          <w:tcPr>
            <w:tcW w:w="2263" w:type="dxa"/>
            <w:shd w:val="clear" w:color="auto" w:fill="E7E6E6"/>
          </w:tcPr>
          <w:p w14:paraId="48390A02" w14:textId="77777777" w:rsidR="00823CAF" w:rsidRDefault="00823CAF" w:rsidP="005303FF">
            <w:pPr>
              <w:pStyle w:val="Tekstpodstawowy"/>
              <w:spacing w:line="360" w:lineRule="auto"/>
              <w:jc w:val="both"/>
            </w:pPr>
            <w:r>
              <w:t>Tabela</w:t>
            </w:r>
          </w:p>
        </w:tc>
        <w:tc>
          <w:tcPr>
            <w:tcW w:w="1701" w:type="dxa"/>
            <w:shd w:val="clear" w:color="auto" w:fill="E7E6E6"/>
          </w:tcPr>
          <w:p w14:paraId="4F41CC9C" w14:textId="77777777" w:rsidR="00823CAF" w:rsidRDefault="00823CAF" w:rsidP="005303FF">
            <w:pPr>
              <w:pStyle w:val="Tekstpodstawowy"/>
              <w:spacing w:line="360" w:lineRule="auto"/>
              <w:jc w:val="both"/>
            </w:pPr>
            <w:r>
              <w:t>Atrybut</w:t>
            </w:r>
          </w:p>
        </w:tc>
        <w:tc>
          <w:tcPr>
            <w:tcW w:w="1701" w:type="dxa"/>
            <w:shd w:val="clear" w:color="auto" w:fill="E7E6E6"/>
          </w:tcPr>
          <w:p w14:paraId="2A536D5E" w14:textId="77777777" w:rsidR="00823CAF" w:rsidRDefault="00823CAF" w:rsidP="005303FF">
            <w:pPr>
              <w:pStyle w:val="Tekstpodstawowy"/>
              <w:spacing w:line="360" w:lineRule="auto"/>
              <w:jc w:val="both"/>
            </w:pPr>
            <w:r>
              <w:t>Typ</w:t>
            </w:r>
          </w:p>
        </w:tc>
        <w:tc>
          <w:tcPr>
            <w:tcW w:w="3397" w:type="dxa"/>
            <w:shd w:val="clear" w:color="auto" w:fill="E7E6E6"/>
          </w:tcPr>
          <w:p w14:paraId="5D9769D1" w14:textId="77777777" w:rsidR="00823CAF" w:rsidRDefault="00823CAF" w:rsidP="005303FF">
            <w:pPr>
              <w:pStyle w:val="Tekstpodstawowy"/>
              <w:spacing w:line="360" w:lineRule="auto"/>
              <w:jc w:val="both"/>
            </w:pPr>
            <w:r>
              <w:t>Opis</w:t>
            </w:r>
            <w:r w:rsidR="00B17F1B">
              <w:t xml:space="preserve"> tabeli</w:t>
            </w:r>
          </w:p>
        </w:tc>
      </w:tr>
      <w:tr w:rsidR="00B17F1B" w14:paraId="34A89892" w14:textId="77777777" w:rsidTr="008A4534">
        <w:trPr>
          <w:trHeight w:val="170"/>
        </w:trPr>
        <w:tc>
          <w:tcPr>
            <w:tcW w:w="2263" w:type="dxa"/>
            <w:vMerge w:val="restart"/>
            <w:shd w:val="clear" w:color="auto" w:fill="auto"/>
          </w:tcPr>
          <w:p w14:paraId="2548D201" w14:textId="77777777" w:rsidR="00B17F1B" w:rsidRDefault="00B17F1B" w:rsidP="005303FF">
            <w:pPr>
              <w:pStyle w:val="Tekstpodstawowy"/>
              <w:spacing w:line="360" w:lineRule="auto"/>
              <w:jc w:val="both"/>
            </w:pPr>
            <w:r>
              <w:t>user</w:t>
            </w:r>
          </w:p>
        </w:tc>
        <w:tc>
          <w:tcPr>
            <w:tcW w:w="1701" w:type="dxa"/>
            <w:shd w:val="clear" w:color="auto" w:fill="auto"/>
          </w:tcPr>
          <w:p w14:paraId="75AD3C30" w14:textId="77777777" w:rsidR="00B17F1B" w:rsidRDefault="00B17F1B" w:rsidP="005303FF">
            <w:pPr>
              <w:pStyle w:val="Tekstpodstawowy"/>
              <w:spacing w:line="360" w:lineRule="auto"/>
              <w:jc w:val="both"/>
            </w:pPr>
            <w:r>
              <w:t>id</w:t>
            </w:r>
          </w:p>
        </w:tc>
        <w:tc>
          <w:tcPr>
            <w:tcW w:w="1701" w:type="dxa"/>
            <w:shd w:val="clear" w:color="auto" w:fill="auto"/>
          </w:tcPr>
          <w:p w14:paraId="11EAF6C0" w14:textId="097ED809" w:rsidR="00B17F1B" w:rsidRDefault="007053D1" w:rsidP="005303FF">
            <w:pPr>
              <w:pStyle w:val="Tekstpodstawowy"/>
              <w:spacing w:line="360" w:lineRule="auto"/>
              <w:jc w:val="both"/>
            </w:pPr>
            <w:r>
              <w:t>int</w:t>
            </w:r>
          </w:p>
        </w:tc>
        <w:tc>
          <w:tcPr>
            <w:tcW w:w="3397" w:type="dxa"/>
            <w:vMerge w:val="restart"/>
            <w:shd w:val="clear" w:color="auto" w:fill="auto"/>
          </w:tcPr>
          <w:p w14:paraId="7E08DA38" w14:textId="018E288F" w:rsidR="00B17F1B" w:rsidRDefault="00DF4375" w:rsidP="005303FF">
            <w:pPr>
              <w:pStyle w:val="Tekstpodstawowy"/>
              <w:spacing w:line="360" w:lineRule="auto"/>
              <w:jc w:val="both"/>
            </w:pPr>
            <w:r>
              <w:t>Przechowuje</w:t>
            </w:r>
            <w:r w:rsidR="00B17F1B">
              <w:t xml:space="preserve"> </w:t>
            </w:r>
            <w:r w:rsidR="00051ED7">
              <w:t xml:space="preserve">podstawowe </w:t>
            </w:r>
            <w:r w:rsidR="00B17F1B">
              <w:t>dane użytkownika</w:t>
            </w:r>
          </w:p>
        </w:tc>
      </w:tr>
      <w:tr w:rsidR="00B17F1B" w14:paraId="7B30E1D3" w14:textId="77777777" w:rsidTr="008A4534">
        <w:trPr>
          <w:trHeight w:val="170"/>
        </w:trPr>
        <w:tc>
          <w:tcPr>
            <w:tcW w:w="2263" w:type="dxa"/>
            <w:vMerge/>
            <w:shd w:val="clear" w:color="auto" w:fill="auto"/>
          </w:tcPr>
          <w:p w14:paraId="42F1E730" w14:textId="77777777" w:rsidR="00B17F1B" w:rsidRDefault="00B17F1B" w:rsidP="005303FF">
            <w:pPr>
              <w:pStyle w:val="Tekstpodstawowy"/>
              <w:spacing w:line="360" w:lineRule="auto"/>
              <w:jc w:val="both"/>
            </w:pPr>
          </w:p>
        </w:tc>
        <w:tc>
          <w:tcPr>
            <w:tcW w:w="1701" w:type="dxa"/>
            <w:shd w:val="clear" w:color="auto" w:fill="auto"/>
          </w:tcPr>
          <w:p w14:paraId="553F0796" w14:textId="77777777" w:rsidR="00B17F1B" w:rsidRDefault="00B17F1B" w:rsidP="005303FF">
            <w:pPr>
              <w:pStyle w:val="Tekstpodstawowy"/>
              <w:spacing w:line="360" w:lineRule="auto"/>
              <w:jc w:val="both"/>
            </w:pPr>
            <w:r>
              <w:t>name</w:t>
            </w:r>
          </w:p>
        </w:tc>
        <w:tc>
          <w:tcPr>
            <w:tcW w:w="1701" w:type="dxa"/>
            <w:shd w:val="clear" w:color="auto" w:fill="auto"/>
          </w:tcPr>
          <w:p w14:paraId="6E12D597" w14:textId="7E9F087E" w:rsidR="00B17F1B" w:rsidRDefault="007053D1" w:rsidP="005303FF">
            <w:pPr>
              <w:pStyle w:val="Tekstpodstawowy"/>
              <w:spacing w:line="360" w:lineRule="auto"/>
              <w:jc w:val="both"/>
            </w:pPr>
            <w:proofErr w:type="gramStart"/>
            <w:r>
              <w:t>varchar(</w:t>
            </w:r>
            <w:proofErr w:type="gramEnd"/>
            <w:r>
              <w:t>50)</w:t>
            </w:r>
          </w:p>
        </w:tc>
        <w:tc>
          <w:tcPr>
            <w:tcW w:w="3397" w:type="dxa"/>
            <w:vMerge/>
            <w:shd w:val="clear" w:color="auto" w:fill="auto"/>
          </w:tcPr>
          <w:p w14:paraId="6398E25C" w14:textId="77777777" w:rsidR="00B17F1B" w:rsidRDefault="00B17F1B" w:rsidP="005303FF">
            <w:pPr>
              <w:pStyle w:val="Tekstpodstawowy"/>
              <w:spacing w:line="360" w:lineRule="auto"/>
              <w:jc w:val="both"/>
            </w:pPr>
          </w:p>
        </w:tc>
      </w:tr>
      <w:tr w:rsidR="00B17F1B" w14:paraId="31FAEDE7" w14:textId="77777777" w:rsidTr="008A4534">
        <w:trPr>
          <w:trHeight w:val="170"/>
        </w:trPr>
        <w:tc>
          <w:tcPr>
            <w:tcW w:w="2263" w:type="dxa"/>
            <w:vMerge/>
            <w:shd w:val="clear" w:color="auto" w:fill="auto"/>
          </w:tcPr>
          <w:p w14:paraId="1D5445E7" w14:textId="77777777" w:rsidR="00B17F1B" w:rsidRDefault="00B17F1B" w:rsidP="005303FF">
            <w:pPr>
              <w:pStyle w:val="Tekstpodstawowy"/>
              <w:spacing w:line="360" w:lineRule="auto"/>
              <w:jc w:val="both"/>
            </w:pPr>
          </w:p>
        </w:tc>
        <w:tc>
          <w:tcPr>
            <w:tcW w:w="1701" w:type="dxa"/>
            <w:shd w:val="clear" w:color="auto" w:fill="auto"/>
          </w:tcPr>
          <w:p w14:paraId="450A7846" w14:textId="77777777" w:rsidR="00B17F1B" w:rsidRDefault="00B17F1B" w:rsidP="005303FF">
            <w:pPr>
              <w:pStyle w:val="Tekstpodstawowy"/>
              <w:spacing w:line="360" w:lineRule="auto"/>
              <w:jc w:val="both"/>
            </w:pPr>
            <w:r>
              <w:t>surname</w:t>
            </w:r>
          </w:p>
        </w:tc>
        <w:tc>
          <w:tcPr>
            <w:tcW w:w="1701" w:type="dxa"/>
            <w:shd w:val="clear" w:color="auto" w:fill="auto"/>
          </w:tcPr>
          <w:p w14:paraId="3DB4E89A" w14:textId="7C9371E8" w:rsidR="00B17F1B" w:rsidRDefault="007053D1" w:rsidP="005303FF">
            <w:pPr>
              <w:pStyle w:val="Tekstpodstawowy"/>
              <w:spacing w:line="360" w:lineRule="auto"/>
              <w:jc w:val="both"/>
            </w:pPr>
            <w:proofErr w:type="gramStart"/>
            <w:r>
              <w:t>varchar(</w:t>
            </w:r>
            <w:proofErr w:type="gramEnd"/>
            <w:r>
              <w:t>50)</w:t>
            </w:r>
          </w:p>
          <w:p w14:paraId="604C273F" w14:textId="77777777" w:rsidR="00B17F1B" w:rsidRDefault="00B17F1B" w:rsidP="005303FF">
            <w:pPr>
              <w:pStyle w:val="Tekstpodstawowy"/>
              <w:spacing w:line="360" w:lineRule="auto"/>
              <w:jc w:val="both"/>
            </w:pPr>
          </w:p>
        </w:tc>
        <w:tc>
          <w:tcPr>
            <w:tcW w:w="3397" w:type="dxa"/>
            <w:vMerge/>
            <w:shd w:val="clear" w:color="auto" w:fill="auto"/>
          </w:tcPr>
          <w:p w14:paraId="648A8AC7" w14:textId="77777777" w:rsidR="00B17F1B" w:rsidRDefault="00B17F1B" w:rsidP="005303FF">
            <w:pPr>
              <w:pStyle w:val="Tekstpodstawowy"/>
              <w:spacing w:line="360" w:lineRule="auto"/>
              <w:jc w:val="both"/>
            </w:pPr>
          </w:p>
        </w:tc>
      </w:tr>
      <w:tr w:rsidR="00B17F1B" w14:paraId="7BDB0B1B" w14:textId="77777777" w:rsidTr="008A4534">
        <w:trPr>
          <w:trHeight w:val="170"/>
        </w:trPr>
        <w:tc>
          <w:tcPr>
            <w:tcW w:w="2263" w:type="dxa"/>
            <w:vMerge/>
            <w:shd w:val="clear" w:color="auto" w:fill="auto"/>
          </w:tcPr>
          <w:p w14:paraId="02858931" w14:textId="77777777" w:rsidR="00B17F1B" w:rsidRDefault="00B17F1B" w:rsidP="005303FF">
            <w:pPr>
              <w:pStyle w:val="Tekstpodstawowy"/>
              <w:spacing w:line="360" w:lineRule="auto"/>
              <w:jc w:val="both"/>
            </w:pPr>
          </w:p>
        </w:tc>
        <w:tc>
          <w:tcPr>
            <w:tcW w:w="1701" w:type="dxa"/>
            <w:shd w:val="clear" w:color="auto" w:fill="auto"/>
          </w:tcPr>
          <w:p w14:paraId="57ECE136" w14:textId="77777777" w:rsidR="00B17F1B" w:rsidRDefault="00B17F1B" w:rsidP="005303FF">
            <w:pPr>
              <w:pStyle w:val="Tekstpodstawowy"/>
              <w:spacing w:line="360" w:lineRule="auto"/>
              <w:jc w:val="both"/>
            </w:pPr>
            <w:r>
              <w:t>city</w:t>
            </w:r>
          </w:p>
        </w:tc>
        <w:tc>
          <w:tcPr>
            <w:tcW w:w="1701" w:type="dxa"/>
            <w:shd w:val="clear" w:color="auto" w:fill="auto"/>
          </w:tcPr>
          <w:p w14:paraId="3588A83E" w14:textId="3F85CD83" w:rsidR="00B17F1B" w:rsidRDefault="007053D1" w:rsidP="005303FF">
            <w:pPr>
              <w:pStyle w:val="Tekstpodstawowy"/>
              <w:spacing w:line="360" w:lineRule="auto"/>
              <w:jc w:val="both"/>
            </w:pPr>
            <w:proofErr w:type="gramStart"/>
            <w:r>
              <w:t>varchar(</w:t>
            </w:r>
            <w:proofErr w:type="gramEnd"/>
            <w:r>
              <w:t>50)</w:t>
            </w:r>
          </w:p>
        </w:tc>
        <w:tc>
          <w:tcPr>
            <w:tcW w:w="3397" w:type="dxa"/>
            <w:vMerge/>
            <w:shd w:val="clear" w:color="auto" w:fill="auto"/>
          </w:tcPr>
          <w:p w14:paraId="56AB11E9" w14:textId="77777777" w:rsidR="00B17F1B" w:rsidRDefault="00B17F1B" w:rsidP="005303FF">
            <w:pPr>
              <w:pStyle w:val="Tekstpodstawowy"/>
              <w:spacing w:line="360" w:lineRule="auto"/>
              <w:jc w:val="both"/>
            </w:pPr>
          </w:p>
        </w:tc>
      </w:tr>
      <w:tr w:rsidR="00B17F1B" w14:paraId="2749F6CE" w14:textId="77777777" w:rsidTr="008A4534">
        <w:trPr>
          <w:trHeight w:val="170"/>
        </w:trPr>
        <w:tc>
          <w:tcPr>
            <w:tcW w:w="2263" w:type="dxa"/>
            <w:vMerge/>
            <w:shd w:val="clear" w:color="auto" w:fill="auto"/>
          </w:tcPr>
          <w:p w14:paraId="1D46077E" w14:textId="77777777" w:rsidR="00B17F1B" w:rsidRDefault="00B17F1B" w:rsidP="005303FF">
            <w:pPr>
              <w:pStyle w:val="Tekstpodstawowy"/>
              <w:spacing w:line="360" w:lineRule="auto"/>
              <w:jc w:val="both"/>
            </w:pPr>
          </w:p>
        </w:tc>
        <w:tc>
          <w:tcPr>
            <w:tcW w:w="1701" w:type="dxa"/>
            <w:shd w:val="clear" w:color="auto" w:fill="auto"/>
          </w:tcPr>
          <w:p w14:paraId="229A29D8" w14:textId="77777777" w:rsidR="00B17F1B" w:rsidRDefault="00B17F1B" w:rsidP="005303FF">
            <w:pPr>
              <w:pStyle w:val="Tekstpodstawowy"/>
              <w:spacing w:line="360" w:lineRule="auto"/>
              <w:jc w:val="both"/>
            </w:pPr>
            <w:r>
              <w:t>gender_id</w:t>
            </w:r>
          </w:p>
        </w:tc>
        <w:tc>
          <w:tcPr>
            <w:tcW w:w="1701" w:type="dxa"/>
            <w:shd w:val="clear" w:color="auto" w:fill="auto"/>
          </w:tcPr>
          <w:p w14:paraId="0F43F85F" w14:textId="6073C97F" w:rsidR="00B17F1B" w:rsidRDefault="007053D1" w:rsidP="005303FF">
            <w:pPr>
              <w:pStyle w:val="Tekstpodstawowy"/>
              <w:spacing w:line="360" w:lineRule="auto"/>
              <w:jc w:val="both"/>
            </w:pPr>
            <w:r>
              <w:t>int</w:t>
            </w:r>
          </w:p>
        </w:tc>
        <w:tc>
          <w:tcPr>
            <w:tcW w:w="3397" w:type="dxa"/>
            <w:vMerge/>
            <w:shd w:val="clear" w:color="auto" w:fill="auto"/>
          </w:tcPr>
          <w:p w14:paraId="3D9C1121" w14:textId="77777777" w:rsidR="00B17F1B" w:rsidRDefault="00B17F1B" w:rsidP="005303FF">
            <w:pPr>
              <w:pStyle w:val="Tekstpodstawowy"/>
              <w:spacing w:line="360" w:lineRule="auto"/>
              <w:jc w:val="both"/>
            </w:pPr>
          </w:p>
        </w:tc>
      </w:tr>
      <w:tr w:rsidR="00B17F1B" w14:paraId="60E4D2AA" w14:textId="77777777" w:rsidTr="008A4534">
        <w:trPr>
          <w:trHeight w:val="170"/>
        </w:trPr>
        <w:tc>
          <w:tcPr>
            <w:tcW w:w="2263" w:type="dxa"/>
            <w:vMerge/>
            <w:shd w:val="clear" w:color="auto" w:fill="auto"/>
          </w:tcPr>
          <w:p w14:paraId="5B8E122E" w14:textId="77777777" w:rsidR="00B17F1B" w:rsidRDefault="00B17F1B" w:rsidP="005303FF">
            <w:pPr>
              <w:pStyle w:val="Tekstpodstawowy"/>
              <w:spacing w:line="360" w:lineRule="auto"/>
              <w:jc w:val="both"/>
            </w:pPr>
          </w:p>
        </w:tc>
        <w:tc>
          <w:tcPr>
            <w:tcW w:w="1701" w:type="dxa"/>
            <w:shd w:val="clear" w:color="auto" w:fill="auto"/>
          </w:tcPr>
          <w:p w14:paraId="745C4447" w14:textId="77777777" w:rsidR="00B17F1B" w:rsidRDefault="00B17F1B" w:rsidP="005303FF">
            <w:pPr>
              <w:pStyle w:val="Tekstpodstawowy"/>
              <w:spacing w:line="360" w:lineRule="auto"/>
              <w:jc w:val="both"/>
            </w:pPr>
            <w:r>
              <w:t>email</w:t>
            </w:r>
          </w:p>
        </w:tc>
        <w:tc>
          <w:tcPr>
            <w:tcW w:w="1701" w:type="dxa"/>
            <w:shd w:val="clear" w:color="auto" w:fill="auto"/>
          </w:tcPr>
          <w:p w14:paraId="12B44245" w14:textId="617A53F6" w:rsidR="00B17F1B" w:rsidRDefault="007053D1" w:rsidP="005303FF">
            <w:pPr>
              <w:pStyle w:val="Tekstpodstawowy"/>
              <w:spacing w:line="360" w:lineRule="auto"/>
              <w:jc w:val="both"/>
            </w:pPr>
            <w:proofErr w:type="gramStart"/>
            <w:r>
              <w:t>varchar(</w:t>
            </w:r>
            <w:proofErr w:type="gramEnd"/>
            <w:r>
              <w:t>250)</w:t>
            </w:r>
          </w:p>
        </w:tc>
        <w:tc>
          <w:tcPr>
            <w:tcW w:w="3397" w:type="dxa"/>
            <w:vMerge/>
            <w:shd w:val="clear" w:color="auto" w:fill="auto"/>
          </w:tcPr>
          <w:p w14:paraId="285F08E4" w14:textId="77777777" w:rsidR="00B17F1B" w:rsidRDefault="00B17F1B" w:rsidP="005303FF">
            <w:pPr>
              <w:pStyle w:val="Tekstpodstawowy"/>
              <w:spacing w:line="360" w:lineRule="auto"/>
              <w:jc w:val="both"/>
            </w:pPr>
          </w:p>
        </w:tc>
      </w:tr>
      <w:tr w:rsidR="00B17F1B" w14:paraId="53B5F2C7" w14:textId="77777777" w:rsidTr="008A4534">
        <w:trPr>
          <w:trHeight w:val="170"/>
        </w:trPr>
        <w:tc>
          <w:tcPr>
            <w:tcW w:w="2263" w:type="dxa"/>
            <w:vMerge/>
            <w:shd w:val="clear" w:color="auto" w:fill="auto"/>
          </w:tcPr>
          <w:p w14:paraId="4572BAAB" w14:textId="77777777" w:rsidR="00B17F1B" w:rsidRDefault="00B17F1B" w:rsidP="005303FF">
            <w:pPr>
              <w:pStyle w:val="Tekstpodstawowy"/>
              <w:spacing w:line="360" w:lineRule="auto"/>
              <w:jc w:val="both"/>
            </w:pPr>
          </w:p>
        </w:tc>
        <w:tc>
          <w:tcPr>
            <w:tcW w:w="1701" w:type="dxa"/>
            <w:shd w:val="clear" w:color="auto" w:fill="auto"/>
          </w:tcPr>
          <w:p w14:paraId="5D701613" w14:textId="77777777" w:rsidR="00B17F1B" w:rsidRPr="001F3E6E" w:rsidRDefault="00B17F1B" w:rsidP="005303FF">
            <w:pPr>
              <w:pStyle w:val="Tekstpodstawowy"/>
              <w:spacing w:line="360" w:lineRule="auto"/>
              <w:jc w:val="both"/>
            </w:pPr>
            <w:r>
              <w:t>password</w:t>
            </w:r>
          </w:p>
        </w:tc>
        <w:tc>
          <w:tcPr>
            <w:tcW w:w="1701" w:type="dxa"/>
            <w:shd w:val="clear" w:color="auto" w:fill="auto"/>
          </w:tcPr>
          <w:p w14:paraId="300BBC95" w14:textId="2463B4A0" w:rsidR="00B17F1B" w:rsidRDefault="007053D1" w:rsidP="005303FF">
            <w:pPr>
              <w:pStyle w:val="Tekstpodstawowy"/>
              <w:spacing w:line="360" w:lineRule="auto"/>
              <w:jc w:val="both"/>
            </w:pPr>
            <w:proofErr w:type="gramStart"/>
            <w:r>
              <w:t>varchar(</w:t>
            </w:r>
            <w:proofErr w:type="gramEnd"/>
            <w:r>
              <w:t>250)</w:t>
            </w:r>
          </w:p>
        </w:tc>
        <w:tc>
          <w:tcPr>
            <w:tcW w:w="3397" w:type="dxa"/>
            <w:vMerge/>
            <w:shd w:val="clear" w:color="auto" w:fill="auto"/>
          </w:tcPr>
          <w:p w14:paraId="4D4E6643" w14:textId="77777777" w:rsidR="00B17F1B" w:rsidRDefault="00B17F1B" w:rsidP="005303FF">
            <w:pPr>
              <w:pStyle w:val="Tekstpodstawowy"/>
              <w:spacing w:line="360" w:lineRule="auto"/>
              <w:jc w:val="both"/>
            </w:pPr>
          </w:p>
        </w:tc>
      </w:tr>
      <w:tr w:rsidR="00B17F1B" w14:paraId="22006204" w14:textId="77777777" w:rsidTr="007053D1">
        <w:trPr>
          <w:trHeight w:val="94"/>
        </w:trPr>
        <w:tc>
          <w:tcPr>
            <w:tcW w:w="2263" w:type="dxa"/>
            <w:vMerge/>
            <w:shd w:val="clear" w:color="auto" w:fill="auto"/>
          </w:tcPr>
          <w:p w14:paraId="062F9F5A" w14:textId="77777777" w:rsidR="00B17F1B" w:rsidRDefault="00B17F1B" w:rsidP="005303FF">
            <w:pPr>
              <w:pStyle w:val="Tekstpodstawowy"/>
              <w:spacing w:line="360" w:lineRule="auto"/>
              <w:jc w:val="both"/>
            </w:pPr>
          </w:p>
        </w:tc>
        <w:tc>
          <w:tcPr>
            <w:tcW w:w="1701" w:type="dxa"/>
            <w:shd w:val="clear" w:color="auto" w:fill="auto"/>
          </w:tcPr>
          <w:p w14:paraId="071D08EC" w14:textId="457CA0EB" w:rsidR="00B17F1B" w:rsidRDefault="00B17F1B" w:rsidP="005303FF">
            <w:pPr>
              <w:pStyle w:val="Tekstpodstawowy"/>
              <w:spacing w:line="360" w:lineRule="auto"/>
              <w:jc w:val="both"/>
            </w:pPr>
            <w:r>
              <w:t>birthday</w:t>
            </w:r>
          </w:p>
        </w:tc>
        <w:tc>
          <w:tcPr>
            <w:tcW w:w="1701" w:type="dxa"/>
            <w:shd w:val="clear" w:color="auto" w:fill="auto"/>
          </w:tcPr>
          <w:p w14:paraId="7FEBEFD7" w14:textId="760CA061" w:rsidR="00B17F1B" w:rsidRDefault="007053D1" w:rsidP="005303FF">
            <w:pPr>
              <w:pStyle w:val="Tekstpodstawowy"/>
              <w:spacing w:line="360" w:lineRule="auto"/>
              <w:jc w:val="both"/>
            </w:pPr>
            <w:r>
              <w:t>date</w:t>
            </w:r>
          </w:p>
        </w:tc>
        <w:tc>
          <w:tcPr>
            <w:tcW w:w="3397" w:type="dxa"/>
            <w:vMerge/>
            <w:shd w:val="clear" w:color="auto" w:fill="auto"/>
          </w:tcPr>
          <w:p w14:paraId="195D0E75" w14:textId="77777777" w:rsidR="00B17F1B" w:rsidRDefault="00B17F1B" w:rsidP="005303FF">
            <w:pPr>
              <w:pStyle w:val="Tekstpodstawowy"/>
              <w:spacing w:line="360" w:lineRule="auto"/>
              <w:jc w:val="both"/>
            </w:pPr>
          </w:p>
        </w:tc>
      </w:tr>
      <w:tr w:rsidR="007053D1" w14:paraId="7044D2A9" w14:textId="77777777" w:rsidTr="008A4534">
        <w:trPr>
          <w:trHeight w:val="501"/>
        </w:trPr>
        <w:tc>
          <w:tcPr>
            <w:tcW w:w="2263" w:type="dxa"/>
            <w:vMerge/>
            <w:shd w:val="clear" w:color="auto" w:fill="auto"/>
          </w:tcPr>
          <w:p w14:paraId="72887F39" w14:textId="77777777" w:rsidR="007053D1" w:rsidRDefault="007053D1" w:rsidP="005303FF">
            <w:pPr>
              <w:pStyle w:val="Tekstpodstawowy"/>
              <w:spacing w:line="360" w:lineRule="auto"/>
              <w:jc w:val="both"/>
            </w:pPr>
          </w:p>
        </w:tc>
        <w:tc>
          <w:tcPr>
            <w:tcW w:w="1701" w:type="dxa"/>
            <w:shd w:val="clear" w:color="auto" w:fill="auto"/>
          </w:tcPr>
          <w:p w14:paraId="798593E8" w14:textId="2E0425C4" w:rsidR="007053D1" w:rsidRDefault="007053D1" w:rsidP="005303FF">
            <w:pPr>
              <w:pStyle w:val="Tekstpodstawowy"/>
              <w:spacing w:line="360" w:lineRule="auto"/>
              <w:jc w:val="both"/>
            </w:pPr>
            <w:r>
              <w:t>avatar</w:t>
            </w:r>
          </w:p>
        </w:tc>
        <w:tc>
          <w:tcPr>
            <w:tcW w:w="1701" w:type="dxa"/>
            <w:shd w:val="clear" w:color="auto" w:fill="auto"/>
          </w:tcPr>
          <w:p w14:paraId="14882232" w14:textId="7E8ED7BB" w:rsidR="007053D1" w:rsidRDefault="007053D1" w:rsidP="005303FF">
            <w:pPr>
              <w:pStyle w:val="Tekstpodstawowy"/>
              <w:spacing w:line="360" w:lineRule="auto"/>
              <w:jc w:val="both"/>
            </w:pPr>
            <w:r>
              <w:t>varchar(max)</w:t>
            </w:r>
          </w:p>
        </w:tc>
        <w:tc>
          <w:tcPr>
            <w:tcW w:w="3397" w:type="dxa"/>
            <w:vMerge/>
            <w:shd w:val="clear" w:color="auto" w:fill="auto"/>
          </w:tcPr>
          <w:p w14:paraId="459495D4" w14:textId="77777777" w:rsidR="007053D1" w:rsidRDefault="007053D1" w:rsidP="005303FF">
            <w:pPr>
              <w:pStyle w:val="Tekstpodstawowy"/>
              <w:spacing w:line="360" w:lineRule="auto"/>
              <w:jc w:val="both"/>
            </w:pPr>
          </w:p>
        </w:tc>
      </w:tr>
      <w:tr w:rsidR="007053D1" w14:paraId="0CF21C5C" w14:textId="77777777" w:rsidTr="008A4534">
        <w:trPr>
          <w:trHeight w:val="170"/>
        </w:trPr>
        <w:tc>
          <w:tcPr>
            <w:tcW w:w="2263" w:type="dxa"/>
            <w:vMerge/>
            <w:shd w:val="clear" w:color="auto" w:fill="auto"/>
          </w:tcPr>
          <w:p w14:paraId="03BD002F" w14:textId="77777777" w:rsidR="007053D1" w:rsidRDefault="007053D1" w:rsidP="005303FF">
            <w:pPr>
              <w:pStyle w:val="Tekstpodstawowy"/>
              <w:spacing w:line="360" w:lineRule="auto"/>
              <w:jc w:val="both"/>
            </w:pPr>
          </w:p>
        </w:tc>
        <w:tc>
          <w:tcPr>
            <w:tcW w:w="1701" w:type="dxa"/>
            <w:shd w:val="clear" w:color="auto" w:fill="auto"/>
          </w:tcPr>
          <w:p w14:paraId="04BCBE8E" w14:textId="70299F1A" w:rsidR="007053D1" w:rsidRDefault="007053D1" w:rsidP="005303FF">
            <w:pPr>
              <w:pStyle w:val="Tekstpodstawowy"/>
              <w:spacing w:line="360" w:lineRule="auto"/>
              <w:jc w:val="both"/>
            </w:pPr>
            <w:r>
              <w:t>profile_bg</w:t>
            </w:r>
          </w:p>
        </w:tc>
        <w:tc>
          <w:tcPr>
            <w:tcW w:w="1701" w:type="dxa"/>
            <w:shd w:val="clear" w:color="auto" w:fill="auto"/>
          </w:tcPr>
          <w:p w14:paraId="57E6F8E5" w14:textId="4B886FD8" w:rsidR="007053D1" w:rsidRDefault="007053D1" w:rsidP="005303FF">
            <w:pPr>
              <w:pStyle w:val="Tekstpodstawowy"/>
              <w:spacing w:line="360" w:lineRule="auto"/>
              <w:jc w:val="both"/>
            </w:pPr>
            <w:r>
              <w:t>varchar(max)</w:t>
            </w:r>
          </w:p>
        </w:tc>
        <w:tc>
          <w:tcPr>
            <w:tcW w:w="3397" w:type="dxa"/>
            <w:vMerge/>
            <w:shd w:val="clear" w:color="auto" w:fill="auto"/>
          </w:tcPr>
          <w:p w14:paraId="52E74294" w14:textId="77777777" w:rsidR="007053D1" w:rsidRDefault="007053D1" w:rsidP="005303FF">
            <w:pPr>
              <w:pStyle w:val="Tekstpodstawowy"/>
              <w:spacing w:line="360" w:lineRule="auto"/>
              <w:jc w:val="both"/>
            </w:pPr>
          </w:p>
        </w:tc>
      </w:tr>
      <w:tr w:rsidR="007053D1" w14:paraId="7B8A9319" w14:textId="77777777" w:rsidTr="008A4534">
        <w:trPr>
          <w:trHeight w:val="170"/>
        </w:trPr>
        <w:tc>
          <w:tcPr>
            <w:tcW w:w="2263" w:type="dxa"/>
            <w:vMerge/>
            <w:shd w:val="clear" w:color="auto" w:fill="auto"/>
          </w:tcPr>
          <w:p w14:paraId="3F369AD0" w14:textId="77777777" w:rsidR="007053D1" w:rsidRDefault="007053D1" w:rsidP="005303FF">
            <w:pPr>
              <w:pStyle w:val="Tekstpodstawowy"/>
              <w:spacing w:line="360" w:lineRule="auto"/>
              <w:jc w:val="both"/>
            </w:pPr>
          </w:p>
        </w:tc>
        <w:tc>
          <w:tcPr>
            <w:tcW w:w="1701" w:type="dxa"/>
            <w:shd w:val="clear" w:color="auto" w:fill="auto"/>
          </w:tcPr>
          <w:p w14:paraId="2CDDE98B" w14:textId="07C98C8E" w:rsidR="007053D1" w:rsidRDefault="007053D1" w:rsidP="005303FF">
            <w:pPr>
              <w:pStyle w:val="Tekstpodstawowy"/>
              <w:spacing w:line="360" w:lineRule="auto"/>
              <w:jc w:val="both"/>
            </w:pPr>
            <w:r>
              <w:t>status</w:t>
            </w:r>
          </w:p>
        </w:tc>
        <w:tc>
          <w:tcPr>
            <w:tcW w:w="1701" w:type="dxa"/>
            <w:shd w:val="clear" w:color="auto" w:fill="auto"/>
          </w:tcPr>
          <w:p w14:paraId="58553404" w14:textId="0F8671BB" w:rsidR="007053D1" w:rsidRDefault="007053D1" w:rsidP="005303FF">
            <w:pPr>
              <w:pStyle w:val="Tekstpodstawowy"/>
              <w:spacing w:line="360" w:lineRule="auto"/>
              <w:jc w:val="both"/>
            </w:pPr>
            <w:proofErr w:type="gramStart"/>
            <w:r>
              <w:t>varchar(</w:t>
            </w:r>
            <w:proofErr w:type="gramEnd"/>
            <w:r>
              <w:t>100)</w:t>
            </w:r>
          </w:p>
        </w:tc>
        <w:tc>
          <w:tcPr>
            <w:tcW w:w="3397" w:type="dxa"/>
            <w:vMerge/>
            <w:shd w:val="clear" w:color="auto" w:fill="auto"/>
          </w:tcPr>
          <w:p w14:paraId="57B951F9" w14:textId="77777777" w:rsidR="007053D1" w:rsidRDefault="007053D1" w:rsidP="005303FF">
            <w:pPr>
              <w:pStyle w:val="Tekstpodstawowy"/>
              <w:spacing w:line="360" w:lineRule="auto"/>
              <w:jc w:val="both"/>
            </w:pPr>
          </w:p>
        </w:tc>
      </w:tr>
      <w:tr w:rsidR="007053D1" w14:paraId="55A7D402" w14:textId="77777777" w:rsidTr="008A4534">
        <w:trPr>
          <w:trHeight w:val="170"/>
        </w:trPr>
        <w:tc>
          <w:tcPr>
            <w:tcW w:w="2263" w:type="dxa"/>
            <w:vMerge/>
            <w:shd w:val="clear" w:color="auto" w:fill="auto"/>
          </w:tcPr>
          <w:p w14:paraId="0E3A1787" w14:textId="77777777" w:rsidR="007053D1" w:rsidRDefault="007053D1" w:rsidP="005303FF">
            <w:pPr>
              <w:pStyle w:val="Tekstpodstawowy"/>
              <w:spacing w:line="360" w:lineRule="auto"/>
              <w:jc w:val="both"/>
            </w:pPr>
          </w:p>
        </w:tc>
        <w:tc>
          <w:tcPr>
            <w:tcW w:w="1701" w:type="dxa"/>
            <w:shd w:val="clear" w:color="auto" w:fill="auto"/>
          </w:tcPr>
          <w:p w14:paraId="65A549D1" w14:textId="639CBB5C" w:rsidR="007053D1" w:rsidRDefault="007053D1" w:rsidP="005303FF">
            <w:pPr>
              <w:pStyle w:val="Tekstpodstawowy"/>
              <w:spacing w:line="360" w:lineRule="auto"/>
              <w:jc w:val="both"/>
            </w:pPr>
            <w:r>
              <w:t>education_id</w:t>
            </w:r>
          </w:p>
        </w:tc>
        <w:tc>
          <w:tcPr>
            <w:tcW w:w="1701" w:type="dxa"/>
            <w:shd w:val="clear" w:color="auto" w:fill="auto"/>
          </w:tcPr>
          <w:p w14:paraId="110DC479" w14:textId="45571B8E" w:rsidR="007053D1" w:rsidRDefault="007053D1" w:rsidP="005303FF">
            <w:pPr>
              <w:pStyle w:val="Tekstpodstawowy"/>
              <w:spacing w:line="360" w:lineRule="auto"/>
              <w:jc w:val="both"/>
            </w:pPr>
            <w:r>
              <w:t>int</w:t>
            </w:r>
          </w:p>
        </w:tc>
        <w:tc>
          <w:tcPr>
            <w:tcW w:w="3397" w:type="dxa"/>
            <w:vMerge/>
            <w:shd w:val="clear" w:color="auto" w:fill="auto"/>
          </w:tcPr>
          <w:p w14:paraId="58371EDC" w14:textId="77777777" w:rsidR="007053D1" w:rsidRDefault="007053D1" w:rsidP="005303FF">
            <w:pPr>
              <w:pStyle w:val="Tekstpodstawowy"/>
              <w:spacing w:line="360" w:lineRule="auto"/>
              <w:jc w:val="both"/>
            </w:pPr>
          </w:p>
        </w:tc>
      </w:tr>
      <w:tr w:rsidR="007053D1" w14:paraId="5CB6D042" w14:textId="77777777" w:rsidTr="008A4534">
        <w:trPr>
          <w:trHeight w:val="170"/>
        </w:trPr>
        <w:tc>
          <w:tcPr>
            <w:tcW w:w="2263" w:type="dxa"/>
            <w:vMerge/>
            <w:shd w:val="clear" w:color="auto" w:fill="auto"/>
          </w:tcPr>
          <w:p w14:paraId="227D34C2" w14:textId="77777777" w:rsidR="007053D1" w:rsidRDefault="007053D1" w:rsidP="005303FF">
            <w:pPr>
              <w:pStyle w:val="Tekstpodstawowy"/>
              <w:spacing w:line="360" w:lineRule="auto"/>
              <w:jc w:val="both"/>
            </w:pPr>
          </w:p>
        </w:tc>
        <w:tc>
          <w:tcPr>
            <w:tcW w:w="1701" w:type="dxa"/>
            <w:shd w:val="clear" w:color="auto" w:fill="auto"/>
          </w:tcPr>
          <w:p w14:paraId="385DBCC3" w14:textId="77777777" w:rsidR="007053D1" w:rsidRDefault="007053D1" w:rsidP="005303FF">
            <w:pPr>
              <w:pStyle w:val="Tekstpodstawowy"/>
              <w:spacing w:line="360" w:lineRule="auto"/>
              <w:jc w:val="both"/>
            </w:pPr>
            <w:r>
              <w:t>additional_info_id</w:t>
            </w:r>
          </w:p>
        </w:tc>
        <w:tc>
          <w:tcPr>
            <w:tcW w:w="1701" w:type="dxa"/>
            <w:shd w:val="clear" w:color="auto" w:fill="auto"/>
          </w:tcPr>
          <w:p w14:paraId="7F1F46D9" w14:textId="4F73F183" w:rsidR="007053D1" w:rsidRDefault="007053D1" w:rsidP="005303FF">
            <w:pPr>
              <w:pStyle w:val="Tekstpodstawowy"/>
              <w:spacing w:line="360" w:lineRule="auto"/>
              <w:jc w:val="both"/>
            </w:pPr>
            <w:r>
              <w:t>int</w:t>
            </w:r>
          </w:p>
        </w:tc>
        <w:tc>
          <w:tcPr>
            <w:tcW w:w="3397" w:type="dxa"/>
            <w:vMerge/>
            <w:shd w:val="clear" w:color="auto" w:fill="auto"/>
          </w:tcPr>
          <w:p w14:paraId="6DEDF402" w14:textId="77777777" w:rsidR="007053D1" w:rsidRDefault="007053D1" w:rsidP="005303FF">
            <w:pPr>
              <w:pStyle w:val="Tekstpodstawowy"/>
              <w:spacing w:line="360" w:lineRule="auto"/>
              <w:jc w:val="both"/>
            </w:pPr>
          </w:p>
        </w:tc>
      </w:tr>
      <w:tr w:rsidR="007053D1" w14:paraId="30359619" w14:textId="77777777" w:rsidTr="008A4534">
        <w:trPr>
          <w:trHeight w:val="170"/>
        </w:trPr>
        <w:tc>
          <w:tcPr>
            <w:tcW w:w="2263" w:type="dxa"/>
            <w:vMerge/>
            <w:shd w:val="clear" w:color="auto" w:fill="auto"/>
          </w:tcPr>
          <w:p w14:paraId="60BF8F74" w14:textId="77777777" w:rsidR="007053D1" w:rsidRDefault="007053D1" w:rsidP="005303FF">
            <w:pPr>
              <w:pStyle w:val="Tekstpodstawowy"/>
              <w:spacing w:line="360" w:lineRule="auto"/>
              <w:jc w:val="both"/>
            </w:pPr>
          </w:p>
        </w:tc>
        <w:tc>
          <w:tcPr>
            <w:tcW w:w="1701" w:type="dxa"/>
            <w:shd w:val="clear" w:color="auto" w:fill="auto"/>
          </w:tcPr>
          <w:p w14:paraId="2FEF4F5A" w14:textId="77777777" w:rsidR="007053D1" w:rsidRDefault="007053D1" w:rsidP="005303FF">
            <w:pPr>
              <w:pStyle w:val="Tekstpodstawowy"/>
              <w:spacing w:line="360" w:lineRule="auto"/>
              <w:jc w:val="both"/>
            </w:pPr>
            <w:r>
              <w:t>session_id</w:t>
            </w:r>
          </w:p>
        </w:tc>
        <w:tc>
          <w:tcPr>
            <w:tcW w:w="1701" w:type="dxa"/>
            <w:shd w:val="clear" w:color="auto" w:fill="auto"/>
          </w:tcPr>
          <w:p w14:paraId="0AC3ECFD" w14:textId="655E2824" w:rsidR="007053D1" w:rsidRDefault="007053D1" w:rsidP="005303FF">
            <w:pPr>
              <w:pStyle w:val="Tekstpodstawowy"/>
              <w:spacing w:line="360" w:lineRule="auto"/>
              <w:jc w:val="both"/>
            </w:pPr>
            <w:r>
              <w:t>int</w:t>
            </w:r>
          </w:p>
        </w:tc>
        <w:tc>
          <w:tcPr>
            <w:tcW w:w="3397" w:type="dxa"/>
            <w:vMerge/>
            <w:shd w:val="clear" w:color="auto" w:fill="auto"/>
          </w:tcPr>
          <w:p w14:paraId="19676FB8" w14:textId="77777777" w:rsidR="007053D1" w:rsidRDefault="007053D1" w:rsidP="005303FF">
            <w:pPr>
              <w:pStyle w:val="Tekstpodstawowy"/>
              <w:spacing w:line="360" w:lineRule="auto"/>
              <w:jc w:val="both"/>
            </w:pPr>
          </w:p>
        </w:tc>
      </w:tr>
      <w:tr w:rsidR="007053D1" w14:paraId="07DC4487" w14:textId="77777777" w:rsidTr="008A4534">
        <w:trPr>
          <w:trHeight w:val="224"/>
        </w:trPr>
        <w:tc>
          <w:tcPr>
            <w:tcW w:w="2263" w:type="dxa"/>
            <w:vMerge w:val="restart"/>
            <w:shd w:val="clear" w:color="auto" w:fill="auto"/>
          </w:tcPr>
          <w:p w14:paraId="27455B20" w14:textId="77777777" w:rsidR="007053D1" w:rsidRDefault="007053D1" w:rsidP="005303FF">
            <w:pPr>
              <w:pStyle w:val="Tekstpodstawowy"/>
              <w:spacing w:line="360" w:lineRule="auto"/>
              <w:jc w:val="both"/>
            </w:pPr>
            <w:r>
              <w:t>chat</w:t>
            </w:r>
          </w:p>
        </w:tc>
        <w:tc>
          <w:tcPr>
            <w:tcW w:w="1701" w:type="dxa"/>
            <w:shd w:val="clear" w:color="auto" w:fill="auto"/>
          </w:tcPr>
          <w:p w14:paraId="2AC59AC4" w14:textId="77777777" w:rsidR="007053D1" w:rsidRDefault="007053D1" w:rsidP="005303FF">
            <w:pPr>
              <w:pStyle w:val="Tekstpodstawowy"/>
              <w:spacing w:line="360" w:lineRule="auto"/>
              <w:jc w:val="both"/>
            </w:pPr>
            <w:r>
              <w:t>id</w:t>
            </w:r>
          </w:p>
        </w:tc>
        <w:tc>
          <w:tcPr>
            <w:tcW w:w="1701" w:type="dxa"/>
            <w:shd w:val="clear" w:color="auto" w:fill="auto"/>
          </w:tcPr>
          <w:p w14:paraId="79CF1742" w14:textId="77777777" w:rsidR="007053D1" w:rsidRDefault="007053D1" w:rsidP="005303FF">
            <w:pPr>
              <w:pStyle w:val="Tekstpodstawowy"/>
              <w:spacing w:line="360" w:lineRule="auto"/>
              <w:jc w:val="both"/>
            </w:pPr>
            <w:r>
              <w:t>int</w:t>
            </w:r>
          </w:p>
        </w:tc>
        <w:tc>
          <w:tcPr>
            <w:tcW w:w="3397" w:type="dxa"/>
            <w:vMerge w:val="restart"/>
            <w:shd w:val="clear" w:color="auto" w:fill="auto"/>
          </w:tcPr>
          <w:p w14:paraId="18BC38D0" w14:textId="7AA3EB67" w:rsidR="007053D1" w:rsidRDefault="007053D1" w:rsidP="005303FF">
            <w:pPr>
              <w:pStyle w:val="Tekstpodstawowy"/>
              <w:spacing w:line="360" w:lineRule="auto"/>
              <w:jc w:val="both"/>
            </w:pPr>
            <w:r>
              <w:t>Przechowuje dane dwóch użytkowników jednego dialogu</w:t>
            </w:r>
          </w:p>
        </w:tc>
      </w:tr>
      <w:tr w:rsidR="007053D1" w14:paraId="37594C6C" w14:textId="77777777" w:rsidTr="008A4534">
        <w:trPr>
          <w:trHeight w:val="337"/>
        </w:trPr>
        <w:tc>
          <w:tcPr>
            <w:tcW w:w="2263" w:type="dxa"/>
            <w:vMerge/>
            <w:shd w:val="clear" w:color="auto" w:fill="auto"/>
          </w:tcPr>
          <w:p w14:paraId="283DB507" w14:textId="77777777" w:rsidR="007053D1" w:rsidRDefault="007053D1" w:rsidP="005303FF">
            <w:pPr>
              <w:pStyle w:val="Tekstpodstawowy"/>
              <w:spacing w:line="360" w:lineRule="auto"/>
              <w:jc w:val="both"/>
            </w:pPr>
          </w:p>
        </w:tc>
        <w:tc>
          <w:tcPr>
            <w:tcW w:w="1701" w:type="dxa"/>
            <w:shd w:val="clear" w:color="auto" w:fill="auto"/>
          </w:tcPr>
          <w:p w14:paraId="62569A0B" w14:textId="77777777" w:rsidR="007053D1" w:rsidRDefault="007053D1" w:rsidP="005303FF">
            <w:pPr>
              <w:pStyle w:val="Tekstpodstawowy"/>
              <w:spacing w:line="360" w:lineRule="auto"/>
              <w:jc w:val="both"/>
            </w:pPr>
            <w:r>
              <w:t>first_participant_id</w:t>
            </w:r>
          </w:p>
        </w:tc>
        <w:tc>
          <w:tcPr>
            <w:tcW w:w="1701" w:type="dxa"/>
            <w:shd w:val="clear" w:color="auto" w:fill="auto"/>
          </w:tcPr>
          <w:p w14:paraId="2F60834B" w14:textId="77777777" w:rsidR="007053D1" w:rsidRDefault="007053D1" w:rsidP="005303FF">
            <w:pPr>
              <w:pStyle w:val="Tekstpodstawowy"/>
              <w:spacing w:line="360" w:lineRule="auto"/>
              <w:jc w:val="both"/>
            </w:pPr>
            <w:r>
              <w:t>int</w:t>
            </w:r>
          </w:p>
        </w:tc>
        <w:tc>
          <w:tcPr>
            <w:tcW w:w="3397" w:type="dxa"/>
            <w:vMerge/>
            <w:shd w:val="clear" w:color="auto" w:fill="auto"/>
          </w:tcPr>
          <w:p w14:paraId="2499B248" w14:textId="77777777" w:rsidR="007053D1" w:rsidRDefault="007053D1" w:rsidP="005303FF">
            <w:pPr>
              <w:pStyle w:val="Tekstpodstawowy"/>
              <w:spacing w:line="360" w:lineRule="auto"/>
              <w:jc w:val="both"/>
            </w:pPr>
          </w:p>
        </w:tc>
      </w:tr>
      <w:tr w:rsidR="007053D1" w14:paraId="023EF10C" w14:textId="77777777" w:rsidTr="008A4534">
        <w:trPr>
          <w:trHeight w:val="188"/>
        </w:trPr>
        <w:tc>
          <w:tcPr>
            <w:tcW w:w="2263" w:type="dxa"/>
            <w:vMerge/>
            <w:shd w:val="clear" w:color="auto" w:fill="auto"/>
          </w:tcPr>
          <w:p w14:paraId="77D5A405" w14:textId="77777777" w:rsidR="007053D1" w:rsidRDefault="007053D1" w:rsidP="005303FF">
            <w:pPr>
              <w:pStyle w:val="Tekstpodstawowy"/>
              <w:spacing w:line="360" w:lineRule="auto"/>
              <w:jc w:val="both"/>
            </w:pPr>
          </w:p>
        </w:tc>
        <w:tc>
          <w:tcPr>
            <w:tcW w:w="1701" w:type="dxa"/>
            <w:shd w:val="clear" w:color="auto" w:fill="auto"/>
          </w:tcPr>
          <w:p w14:paraId="5A025D62" w14:textId="77777777" w:rsidR="007053D1" w:rsidRDefault="007053D1" w:rsidP="005303FF">
            <w:pPr>
              <w:pStyle w:val="Tekstpodstawowy"/>
              <w:spacing w:line="360" w:lineRule="auto"/>
              <w:jc w:val="both"/>
            </w:pPr>
            <w:r>
              <w:t>second_partici</w:t>
            </w:r>
            <w:r>
              <w:lastRenderedPageBreak/>
              <w:t>pant_id</w:t>
            </w:r>
          </w:p>
        </w:tc>
        <w:tc>
          <w:tcPr>
            <w:tcW w:w="1701" w:type="dxa"/>
            <w:shd w:val="clear" w:color="auto" w:fill="auto"/>
          </w:tcPr>
          <w:p w14:paraId="27C56553" w14:textId="77777777" w:rsidR="007053D1" w:rsidRDefault="007053D1" w:rsidP="005303FF">
            <w:pPr>
              <w:pStyle w:val="Tekstpodstawowy"/>
              <w:spacing w:line="360" w:lineRule="auto"/>
              <w:jc w:val="both"/>
            </w:pPr>
            <w:r>
              <w:lastRenderedPageBreak/>
              <w:t>int</w:t>
            </w:r>
          </w:p>
        </w:tc>
        <w:tc>
          <w:tcPr>
            <w:tcW w:w="3397" w:type="dxa"/>
            <w:vMerge/>
            <w:shd w:val="clear" w:color="auto" w:fill="auto"/>
          </w:tcPr>
          <w:p w14:paraId="5ACCEA22" w14:textId="77777777" w:rsidR="007053D1" w:rsidRDefault="007053D1" w:rsidP="005303FF">
            <w:pPr>
              <w:pStyle w:val="Tekstpodstawowy"/>
              <w:spacing w:line="360" w:lineRule="auto"/>
              <w:jc w:val="both"/>
            </w:pPr>
          </w:p>
        </w:tc>
      </w:tr>
      <w:tr w:rsidR="007053D1" w14:paraId="74F004BA" w14:textId="77777777" w:rsidTr="008A4534">
        <w:trPr>
          <w:trHeight w:val="215"/>
        </w:trPr>
        <w:tc>
          <w:tcPr>
            <w:tcW w:w="2263" w:type="dxa"/>
            <w:vMerge w:val="restart"/>
            <w:shd w:val="clear" w:color="auto" w:fill="auto"/>
          </w:tcPr>
          <w:p w14:paraId="43B212E8" w14:textId="77777777" w:rsidR="007053D1" w:rsidRDefault="007053D1" w:rsidP="005303FF">
            <w:pPr>
              <w:pStyle w:val="Tekstpodstawowy"/>
              <w:spacing w:line="360" w:lineRule="auto"/>
              <w:jc w:val="both"/>
            </w:pPr>
            <w:r>
              <w:t>chat_message</w:t>
            </w:r>
          </w:p>
        </w:tc>
        <w:tc>
          <w:tcPr>
            <w:tcW w:w="1701" w:type="dxa"/>
            <w:shd w:val="clear" w:color="auto" w:fill="auto"/>
          </w:tcPr>
          <w:p w14:paraId="218C14F1" w14:textId="77777777" w:rsidR="007053D1" w:rsidRDefault="007053D1" w:rsidP="005303FF">
            <w:pPr>
              <w:pStyle w:val="Tekstpodstawowy"/>
              <w:spacing w:line="360" w:lineRule="auto"/>
              <w:jc w:val="both"/>
            </w:pPr>
            <w:r>
              <w:t>id</w:t>
            </w:r>
          </w:p>
        </w:tc>
        <w:tc>
          <w:tcPr>
            <w:tcW w:w="1701" w:type="dxa"/>
            <w:shd w:val="clear" w:color="auto" w:fill="auto"/>
          </w:tcPr>
          <w:p w14:paraId="160C370C" w14:textId="77777777" w:rsidR="007053D1" w:rsidRDefault="007053D1" w:rsidP="005303FF">
            <w:pPr>
              <w:pStyle w:val="Tekstpodstawowy"/>
              <w:spacing w:line="360" w:lineRule="auto"/>
              <w:jc w:val="both"/>
            </w:pPr>
            <w:r>
              <w:t>int</w:t>
            </w:r>
          </w:p>
        </w:tc>
        <w:tc>
          <w:tcPr>
            <w:tcW w:w="3397" w:type="dxa"/>
            <w:vMerge w:val="restart"/>
            <w:shd w:val="clear" w:color="auto" w:fill="auto"/>
          </w:tcPr>
          <w:p w14:paraId="6DA88480" w14:textId="29E94B88" w:rsidR="007053D1" w:rsidRDefault="007053D1" w:rsidP="005303FF">
            <w:pPr>
              <w:pStyle w:val="Tekstpodstawowy"/>
              <w:spacing w:line="360" w:lineRule="auto"/>
              <w:jc w:val="both"/>
            </w:pPr>
            <w:r>
              <w:t>Przechowuje dane jednej wiadomości w dialogu</w:t>
            </w:r>
          </w:p>
        </w:tc>
      </w:tr>
      <w:tr w:rsidR="007053D1" w14:paraId="2DA4E2A4" w14:textId="77777777" w:rsidTr="008A4534">
        <w:trPr>
          <w:trHeight w:val="328"/>
        </w:trPr>
        <w:tc>
          <w:tcPr>
            <w:tcW w:w="2263" w:type="dxa"/>
            <w:vMerge/>
            <w:shd w:val="clear" w:color="auto" w:fill="auto"/>
          </w:tcPr>
          <w:p w14:paraId="36F258DE" w14:textId="77777777" w:rsidR="007053D1" w:rsidRDefault="007053D1" w:rsidP="005303FF">
            <w:pPr>
              <w:pStyle w:val="Tekstpodstawowy"/>
              <w:spacing w:line="360" w:lineRule="auto"/>
              <w:jc w:val="both"/>
            </w:pPr>
          </w:p>
        </w:tc>
        <w:tc>
          <w:tcPr>
            <w:tcW w:w="1701" w:type="dxa"/>
            <w:shd w:val="clear" w:color="auto" w:fill="auto"/>
          </w:tcPr>
          <w:p w14:paraId="0A481BE3" w14:textId="77777777" w:rsidR="007053D1" w:rsidRDefault="007053D1" w:rsidP="005303FF">
            <w:pPr>
              <w:pStyle w:val="Tekstpodstawowy"/>
              <w:spacing w:line="360" w:lineRule="auto"/>
              <w:jc w:val="both"/>
            </w:pPr>
            <w:r>
              <w:t>content</w:t>
            </w:r>
          </w:p>
        </w:tc>
        <w:tc>
          <w:tcPr>
            <w:tcW w:w="1701" w:type="dxa"/>
            <w:shd w:val="clear" w:color="auto" w:fill="auto"/>
          </w:tcPr>
          <w:p w14:paraId="0B6281C6" w14:textId="77777777" w:rsidR="007053D1" w:rsidRDefault="007053D1" w:rsidP="005303FF">
            <w:pPr>
              <w:pStyle w:val="Tekstpodstawowy"/>
              <w:spacing w:line="360" w:lineRule="auto"/>
              <w:jc w:val="both"/>
            </w:pPr>
            <w:proofErr w:type="gramStart"/>
            <w:r>
              <w:t>varchar(</w:t>
            </w:r>
            <w:proofErr w:type="gramEnd"/>
            <w:r>
              <w:t>500)</w:t>
            </w:r>
          </w:p>
        </w:tc>
        <w:tc>
          <w:tcPr>
            <w:tcW w:w="3397" w:type="dxa"/>
            <w:vMerge/>
            <w:shd w:val="clear" w:color="auto" w:fill="auto"/>
          </w:tcPr>
          <w:p w14:paraId="5D194625" w14:textId="77777777" w:rsidR="007053D1" w:rsidRDefault="007053D1" w:rsidP="005303FF">
            <w:pPr>
              <w:pStyle w:val="Tekstpodstawowy"/>
              <w:spacing w:line="360" w:lineRule="auto"/>
              <w:jc w:val="both"/>
            </w:pPr>
          </w:p>
        </w:tc>
      </w:tr>
      <w:tr w:rsidR="007053D1" w14:paraId="06F0027C" w14:textId="77777777" w:rsidTr="008A4534">
        <w:trPr>
          <w:trHeight w:val="206"/>
        </w:trPr>
        <w:tc>
          <w:tcPr>
            <w:tcW w:w="2263" w:type="dxa"/>
            <w:vMerge/>
            <w:shd w:val="clear" w:color="auto" w:fill="auto"/>
          </w:tcPr>
          <w:p w14:paraId="29978851" w14:textId="77777777" w:rsidR="007053D1" w:rsidRDefault="007053D1" w:rsidP="005303FF">
            <w:pPr>
              <w:pStyle w:val="Tekstpodstawowy"/>
              <w:spacing w:line="360" w:lineRule="auto"/>
              <w:jc w:val="both"/>
            </w:pPr>
          </w:p>
        </w:tc>
        <w:tc>
          <w:tcPr>
            <w:tcW w:w="1701" w:type="dxa"/>
            <w:shd w:val="clear" w:color="auto" w:fill="auto"/>
          </w:tcPr>
          <w:p w14:paraId="355563FE" w14:textId="77777777" w:rsidR="007053D1" w:rsidRDefault="007053D1" w:rsidP="005303FF">
            <w:pPr>
              <w:pStyle w:val="Tekstpodstawowy"/>
              <w:spacing w:line="360" w:lineRule="auto"/>
              <w:jc w:val="both"/>
            </w:pPr>
            <w:r>
              <w:t>image_path</w:t>
            </w:r>
          </w:p>
        </w:tc>
        <w:tc>
          <w:tcPr>
            <w:tcW w:w="1701" w:type="dxa"/>
            <w:shd w:val="clear" w:color="auto" w:fill="auto"/>
          </w:tcPr>
          <w:p w14:paraId="27E9D593" w14:textId="77777777" w:rsidR="007053D1" w:rsidRDefault="007053D1" w:rsidP="005303FF">
            <w:pPr>
              <w:pStyle w:val="Tekstpodstawowy"/>
              <w:spacing w:line="360" w:lineRule="auto"/>
              <w:jc w:val="both"/>
            </w:pPr>
            <w:proofErr w:type="gramStart"/>
            <w:r>
              <w:t>varchar(</w:t>
            </w:r>
            <w:proofErr w:type="gramEnd"/>
            <w:r>
              <w:t>1000)</w:t>
            </w:r>
          </w:p>
        </w:tc>
        <w:tc>
          <w:tcPr>
            <w:tcW w:w="3397" w:type="dxa"/>
            <w:vMerge/>
            <w:shd w:val="clear" w:color="auto" w:fill="auto"/>
          </w:tcPr>
          <w:p w14:paraId="50B33B1F" w14:textId="77777777" w:rsidR="007053D1" w:rsidRDefault="007053D1" w:rsidP="005303FF">
            <w:pPr>
              <w:pStyle w:val="Tekstpodstawowy"/>
              <w:spacing w:line="360" w:lineRule="auto"/>
              <w:jc w:val="both"/>
            </w:pPr>
          </w:p>
        </w:tc>
      </w:tr>
      <w:tr w:rsidR="007053D1" w14:paraId="58A991A0" w14:textId="77777777" w:rsidTr="008A4534">
        <w:trPr>
          <w:trHeight w:val="224"/>
        </w:trPr>
        <w:tc>
          <w:tcPr>
            <w:tcW w:w="2263" w:type="dxa"/>
            <w:vMerge/>
            <w:shd w:val="clear" w:color="auto" w:fill="auto"/>
          </w:tcPr>
          <w:p w14:paraId="409C09F1" w14:textId="77777777" w:rsidR="007053D1" w:rsidRDefault="007053D1" w:rsidP="005303FF">
            <w:pPr>
              <w:pStyle w:val="Tekstpodstawowy"/>
              <w:spacing w:line="360" w:lineRule="auto"/>
              <w:jc w:val="both"/>
            </w:pPr>
          </w:p>
        </w:tc>
        <w:tc>
          <w:tcPr>
            <w:tcW w:w="1701" w:type="dxa"/>
            <w:shd w:val="clear" w:color="auto" w:fill="auto"/>
          </w:tcPr>
          <w:p w14:paraId="3D36338C" w14:textId="77777777" w:rsidR="007053D1" w:rsidRDefault="007053D1" w:rsidP="005303FF">
            <w:pPr>
              <w:pStyle w:val="Tekstpodstawowy"/>
              <w:spacing w:line="360" w:lineRule="auto"/>
              <w:jc w:val="both"/>
            </w:pPr>
            <w:r>
              <w:t>date</w:t>
            </w:r>
          </w:p>
        </w:tc>
        <w:tc>
          <w:tcPr>
            <w:tcW w:w="1701" w:type="dxa"/>
            <w:shd w:val="clear" w:color="auto" w:fill="auto"/>
          </w:tcPr>
          <w:p w14:paraId="63646942" w14:textId="77777777" w:rsidR="007053D1" w:rsidRDefault="007053D1" w:rsidP="005303FF">
            <w:pPr>
              <w:pStyle w:val="Tekstpodstawowy"/>
              <w:spacing w:line="360" w:lineRule="auto"/>
              <w:jc w:val="both"/>
            </w:pPr>
            <w:r w:rsidRPr="00A06B54">
              <w:t>datetime2(7)</w:t>
            </w:r>
          </w:p>
        </w:tc>
        <w:tc>
          <w:tcPr>
            <w:tcW w:w="3397" w:type="dxa"/>
            <w:vMerge/>
            <w:shd w:val="clear" w:color="auto" w:fill="auto"/>
          </w:tcPr>
          <w:p w14:paraId="1E26FC4B" w14:textId="77777777" w:rsidR="007053D1" w:rsidRDefault="007053D1" w:rsidP="005303FF">
            <w:pPr>
              <w:pStyle w:val="Tekstpodstawowy"/>
              <w:spacing w:line="360" w:lineRule="auto"/>
              <w:jc w:val="both"/>
            </w:pPr>
          </w:p>
        </w:tc>
      </w:tr>
      <w:tr w:rsidR="007053D1" w14:paraId="1010130C" w14:textId="77777777" w:rsidTr="008A4534">
        <w:trPr>
          <w:trHeight w:val="243"/>
        </w:trPr>
        <w:tc>
          <w:tcPr>
            <w:tcW w:w="2263" w:type="dxa"/>
            <w:vMerge/>
            <w:shd w:val="clear" w:color="auto" w:fill="auto"/>
          </w:tcPr>
          <w:p w14:paraId="7C4492CB" w14:textId="77777777" w:rsidR="007053D1" w:rsidRDefault="007053D1" w:rsidP="005303FF">
            <w:pPr>
              <w:pStyle w:val="Tekstpodstawowy"/>
              <w:spacing w:line="360" w:lineRule="auto"/>
              <w:jc w:val="both"/>
            </w:pPr>
          </w:p>
        </w:tc>
        <w:tc>
          <w:tcPr>
            <w:tcW w:w="1701" w:type="dxa"/>
            <w:shd w:val="clear" w:color="auto" w:fill="auto"/>
          </w:tcPr>
          <w:p w14:paraId="6DC0769F" w14:textId="77777777" w:rsidR="007053D1" w:rsidRDefault="007053D1" w:rsidP="005303FF">
            <w:pPr>
              <w:pStyle w:val="Tekstpodstawowy"/>
              <w:spacing w:line="360" w:lineRule="auto"/>
              <w:jc w:val="both"/>
            </w:pPr>
            <w:r>
              <w:t>user_id</w:t>
            </w:r>
          </w:p>
        </w:tc>
        <w:tc>
          <w:tcPr>
            <w:tcW w:w="1701" w:type="dxa"/>
            <w:shd w:val="clear" w:color="auto" w:fill="auto"/>
          </w:tcPr>
          <w:p w14:paraId="0B939BCA" w14:textId="77777777" w:rsidR="007053D1" w:rsidRDefault="007053D1" w:rsidP="005303FF">
            <w:pPr>
              <w:pStyle w:val="Tekstpodstawowy"/>
              <w:spacing w:line="360" w:lineRule="auto"/>
              <w:jc w:val="both"/>
            </w:pPr>
            <w:r>
              <w:t>int</w:t>
            </w:r>
          </w:p>
        </w:tc>
        <w:tc>
          <w:tcPr>
            <w:tcW w:w="3397" w:type="dxa"/>
            <w:vMerge/>
            <w:shd w:val="clear" w:color="auto" w:fill="auto"/>
          </w:tcPr>
          <w:p w14:paraId="38CC48C2" w14:textId="77777777" w:rsidR="007053D1" w:rsidRDefault="007053D1" w:rsidP="005303FF">
            <w:pPr>
              <w:pStyle w:val="Tekstpodstawowy"/>
              <w:spacing w:line="360" w:lineRule="auto"/>
              <w:jc w:val="both"/>
            </w:pPr>
          </w:p>
        </w:tc>
      </w:tr>
      <w:tr w:rsidR="007053D1" w14:paraId="1C6DCE96" w14:textId="77777777" w:rsidTr="008A4534">
        <w:trPr>
          <w:trHeight w:val="355"/>
        </w:trPr>
        <w:tc>
          <w:tcPr>
            <w:tcW w:w="2263" w:type="dxa"/>
            <w:vMerge/>
            <w:shd w:val="clear" w:color="auto" w:fill="auto"/>
          </w:tcPr>
          <w:p w14:paraId="53B75B4C" w14:textId="77777777" w:rsidR="007053D1" w:rsidRDefault="007053D1" w:rsidP="005303FF">
            <w:pPr>
              <w:pStyle w:val="Tekstpodstawowy"/>
              <w:spacing w:line="360" w:lineRule="auto"/>
              <w:jc w:val="both"/>
            </w:pPr>
          </w:p>
        </w:tc>
        <w:tc>
          <w:tcPr>
            <w:tcW w:w="1701" w:type="dxa"/>
            <w:shd w:val="clear" w:color="auto" w:fill="auto"/>
          </w:tcPr>
          <w:p w14:paraId="3C364555" w14:textId="77777777" w:rsidR="007053D1" w:rsidRDefault="007053D1" w:rsidP="005303FF">
            <w:pPr>
              <w:pStyle w:val="Tekstpodstawowy"/>
              <w:spacing w:line="360" w:lineRule="auto"/>
              <w:jc w:val="both"/>
            </w:pPr>
            <w:r>
              <w:t>receiver_id</w:t>
            </w:r>
          </w:p>
        </w:tc>
        <w:tc>
          <w:tcPr>
            <w:tcW w:w="1701" w:type="dxa"/>
            <w:shd w:val="clear" w:color="auto" w:fill="auto"/>
          </w:tcPr>
          <w:p w14:paraId="090E95BD" w14:textId="77777777" w:rsidR="007053D1" w:rsidRDefault="007053D1" w:rsidP="005303FF">
            <w:pPr>
              <w:pStyle w:val="Tekstpodstawowy"/>
              <w:spacing w:line="360" w:lineRule="auto"/>
              <w:jc w:val="both"/>
            </w:pPr>
            <w:r>
              <w:t>int</w:t>
            </w:r>
          </w:p>
        </w:tc>
        <w:tc>
          <w:tcPr>
            <w:tcW w:w="3397" w:type="dxa"/>
            <w:vMerge/>
            <w:shd w:val="clear" w:color="auto" w:fill="auto"/>
          </w:tcPr>
          <w:p w14:paraId="0F932E8F" w14:textId="77777777" w:rsidR="007053D1" w:rsidRDefault="007053D1" w:rsidP="005303FF">
            <w:pPr>
              <w:pStyle w:val="Tekstpodstawowy"/>
              <w:spacing w:line="360" w:lineRule="auto"/>
              <w:jc w:val="both"/>
            </w:pPr>
          </w:p>
        </w:tc>
      </w:tr>
      <w:tr w:rsidR="007053D1" w14:paraId="133399F5" w14:textId="77777777" w:rsidTr="008A4534">
        <w:trPr>
          <w:trHeight w:val="299"/>
        </w:trPr>
        <w:tc>
          <w:tcPr>
            <w:tcW w:w="2263" w:type="dxa"/>
            <w:vMerge w:val="restart"/>
            <w:shd w:val="clear" w:color="auto" w:fill="auto"/>
          </w:tcPr>
          <w:p w14:paraId="3B9B1188" w14:textId="77777777" w:rsidR="007053D1" w:rsidRDefault="007053D1" w:rsidP="005303FF">
            <w:pPr>
              <w:pStyle w:val="Tekstpodstawowy"/>
              <w:spacing w:line="360" w:lineRule="auto"/>
              <w:jc w:val="both"/>
            </w:pPr>
            <w:r>
              <w:t>chat_messages</w:t>
            </w:r>
          </w:p>
        </w:tc>
        <w:tc>
          <w:tcPr>
            <w:tcW w:w="1701" w:type="dxa"/>
            <w:shd w:val="clear" w:color="auto" w:fill="auto"/>
          </w:tcPr>
          <w:p w14:paraId="46FC5B5C" w14:textId="77777777" w:rsidR="007053D1" w:rsidRDefault="007053D1" w:rsidP="005303FF">
            <w:pPr>
              <w:pStyle w:val="Tekstpodstawowy"/>
              <w:spacing w:line="360" w:lineRule="auto"/>
              <w:jc w:val="both"/>
            </w:pPr>
            <w:r>
              <w:t>id</w:t>
            </w:r>
          </w:p>
        </w:tc>
        <w:tc>
          <w:tcPr>
            <w:tcW w:w="1701" w:type="dxa"/>
            <w:shd w:val="clear" w:color="auto" w:fill="auto"/>
          </w:tcPr>
          <w:p w14:paraId="5A49A0CD" w14:textId="77777777" w:rsidR="007053D1" w:rsidRDefault="007053D1" w:rsidP="005303FF">
            <w:pPr>
              <w:pStyle w:val="Tekstpodstawowy"/>
              <w:spacing w:line="360" w:lineRule="auto"/>
              <w:jc w:val="both"/>
            </w:pPr>
            <w:r>
              <w:t>int</w:t>
            </w:r>
          </w:p>
        </w:tc>
        <w:tc>
          <w:tcPr>
            <w:tcW w:w="3397" w:type="dxa"/>
            <w:vMerge w:val="restart"/>
            <w:shd w:val="clear" w:color="auto" w:fill="auto"/>
          </w:tcPr>
          <w:p w14:paraId="55AAC425" w14:textId="5F998DC1" w:rsidR="007053D1" w:rsidRDefault="007053D1" w:rsidP="005303FF">
            <w:pPr>
              <w:pStyle w:val="Tekstpodstawowy"/>
              <w:spacing w:line="360" w:lineRule="auto"/>
              <w:jc w:val="both"/>
            </w:pPr>
            <w:r>
              <w:t>Łączy wiadomości z konkretnym dialogiem poprzez chat_id</w:t>
            </w:r>
          </w:p>
        </w:tc>
      </w:tr>
      <w:tr w:rsidR="007053D1" w14:paraId="0B3A16D3" w14:textId="77777777" w:rsidTr="008A4534">
        <w:trPr>
          <w:trHeight w:val="290"/>
        </w:trPr>
        <w:tc>
          <w:tcPr>
            <w:tcW w:w="2263" w:type="dxa"/>
            <w:vMerge/>
            <w:shd w:val="clear" w:color="auto" w:fill="auto"/>
          </w:tcPr>
          <w:p w14:paraId="3DA60FAA" w14:textId="77777777" w:rsidR="007053D1" w:rsidRDefault="007053D1" w:rsidP="005303FF">
            <w:pPr>
              <w:pStyle w:val="Tekstpodstawowy"/>
              <w:spacing w:line="360" w:lineRule="auto"/>
              <w:jc w:val="both"/>
            </w:pPr>
          </w:p>
        </w:tc>
        <w:tc>
          <w:tcPr>
            <w:tcW w:w="1701" w:type="dxa"/>
            <w:shd w:val="clear" w:color="auto" w:fill="auto"/>
          </w:tcPr>
          <w:p w14:paraId="26B3C76C" w14:textId="77777777" w:rsidR="007053D1" w:rsidRDefault="007053D1" w:rsidP="005303FF">
            <w:pPr>
              <w:pStyle w:val="Tekstpodstawowy"/>
              <w:spacing w:line="360" w:lineRule="auto"/>
              <w:jc w:val="both"/>
            </w:pPr>
            <w:r>
              <w:t>chat_id</w:t>
            </w:r>
          </w:p>
        </w:tc>
        <w:tc>
          <w:tcPr>
            <w:tcW w:w="1701" w:type="dxa"/>
            <w:shd w:val="clear" w:color="auto" w:fill="auto"/>
          </w:tcPr>
          <w:p w14:paraId="59F64BD4" w14:textId="77777777" w:rsidR="007053D1" w:rsidRDefault="007053D1" w:rsidP="005303FF">
            <w:pPr>
              <w:pStyle w:val="Tekstpodstawowy"/>
              <w:spacing w:line="360" w:lineRule="auto"/>
              <w:jc w:val="both"/>
            </w:pPr>
            <w:r>
              <w:t>int</w:t>
            </w:r>
          </w:p>
        </w:tc>
        <w:tc>
          <w:tcPr>
            <w:tcW w:w="3397" w:type="dxa"/>
            <w:vMerge/>
            <w:shd w:val="clear" w:color="auto" w:fill="auto"/>
          </w:tcPr>
          <w:p w14:paraId="58C7FCCD" w14:textId="77777777" w:rsidR="007053D1" w:rsidRDefault="007053D1" w:rsidP="005303FF">
            <w:pPr>
              <w:pStyle w:val="Tekstpodstawowy"/>
              <w:spacing w:line="360" w:lineRule="auto"/>
              <w:jc w:val="both"/>
            </w:pPr>
          </w:p>
        </w:tc>
      </w:tr>
      <w:tr w:rsidR="007053D1" w14:paraId="12DAA26D" w14:textId="77777777" w:rsidTr="008A4534">
        <w:trPr>
          <w:trHeight w:val="235"/>
        </w:trPr>
        <w:tc>
          <w:tcPr>
            <w:tcW w:w="2263" w:type="dxa"/>
            <w:vMerge/>
            <w:shd w:val="clear" w:color="auto" w:fill="auto"/>
          </w:tcPr>
          <w:p w14:paraId="4E8A41AB" w14:textId="77777777" w:rsidR="007053D1" w:rsidRDefault="007053D1" w:rsidP="005303FF">
            <w:pPr>
              <w:pStyle w:val="Tekstpodstawowy"/>
              <w:spacing w:line="360" w:lineRule="auto"/>
              <w:jc w:val="both"/>
            </w:pPr>
          </w:p>
        </w:tc>
        <w:tc>
          <w:tcPr>
            <w:tcW w:w="1701" w:type="dxa"/>
            <w:shd w:val="clear" w:color="auto" w:fill="auto"/>
          </w:tcPr>
          <w:p w14:paraId="29060C9F" w14:textId="77777777" w:rsidR="007053D1" w:rsidRDefault="007053D1" w:rsidP="005303FF">
            <w:pPr>
              <w:pStyle w:val="Tekstpodstawowy"/>
              <w:spacing w:line="360" w:lineRule="auto"/>
              <w:jc w:val="both"/>
            </w:pPr>
            <w:r>
              <w:t>message_id</w:t>
            </w:r>
          </w:p>
        </w:tc>
        <w:tc>
          <w:tcPr>
            <w:tcW w:w="1701" w:type="dxa"/>
            <w:shd w:val="clear" w:color="auto" w:fill="auto"/>
          </w:tcPr>
          <w:p w14:paraId="681EFEE2" w14:textId="77777777" w:rsidR="007053D1" w:rsidRDefault="007053D1" w:rsidP="005303FF">
            <w:pPr>
              <w:pStyle w:val="Tekstpodstawowy"/>
              <w:spacing w:line="360" w:lineRule="auto"/>
              <w:jc w:val="both"/>
            </w:pPr>
            <w:r>
              <w:t>int</w:t>
            </w:r>
          </w:p>
        </w:tc>
        <w:tc>
          <w:tcPr>
            <w:tcW w:w="3397" w:type="dxa"/>
            <w:vMerge/>
            <w:shd w:val="clear" w:color="auto" w:fill="auto"/>
          </w:tcPr>
          <w:p w14:paraId="08251D1D" w14:textId="77777777" w:rsidR="007053D1" w:rsidRDefault="007053D1" w:rsidP="005303FF">
            <w:pPr>
              <w:pStyle w:val="Tekstpodstawowy"/>
              <w:spacing w:line="360" w:lineRule="auto"/>
              <w:jc w:val="both"/>
            </w:pPr>
          </w:p>
        </w:tc>
      </w:tr>
      <w:tr w:rsidR="007053D1" w14:paraId="01B0E50A" w14:textId="77777777" w:rsidTr="008A4534">
        <w:trPr>
          <w:trHeight w:val="243"/>
        </w:trPr>
        <w:tc>
          <w:tcPr>
            <w:tcW w:w="2263" w:type="dxa"/>
            <w:vMerge w:val="restart"/>
            <w:shd w:val="clear" w:color="auto" w:fill="auto"/>
          </w:tcPr>
          <w:p w14:paraId="6895EE9C" w14:textId="77777777" w:rsidR="007053D1" w:rsidRDefault="007053D1" w:rsidP="005303FF">
            <w:pPr>
              <w:pStyle w:val="Tekstpodstawowy"/>
              <w:spacing w:line="360" w:lineRule="auto"/>
              <w:jc w:val="both"/>
            </w:pPr>
            <w:r>
              <w:t>comment</w:t>
            </w:r>
          </w:p>
        </w:tc>
        <w:tc>
          <w:tcPr>
            <w:tcW w:w="1701" w:type="dxa"/>
            <w:shd w:val="clear" w:color="auto" w:fill="auto"/>
          </w:tcPr>
          <w:p w14:paraId="5AEFCDA8" w14:textId="77777777" w:rsidR="007053D1" w:rsidRDefault="007053D1" w:rsidP="005303FF">
            <w:pPr>
              <w:pStyle w:val="Tekstpodstawowy"/>
              <w:spacing w:line="360" w:lineRule="auto"/>
              <w:jc w:val="both"/>
            </w:pPr>
            <w:r>
              <w:t>id</w:t>
            </w:r>
          </w:p>
        </w:tc>
        <w:tc>
          <w:tcPr>
            <w:tcW w:w="1701" w:type="dxa"/>
            <w:shd w:val="clear" w:color="auto" w:fill="auto"/>
          </w:tcPr>
          <w:p w14:paraId="3CB190F4" w14:textId="77777777" w:rsidR="007053D1" w:rsidRDefault="007053D1" w:rsidP="005303FF">
            <w:pPr>
              <w:pStyle w:val="Tekstpodstawowy"/>
              <w:spacing w:line="360" w:lineRule="auto"/>
              <w:jc w:val="both"/>
            </w:pPr>
            <w:r>
              <w:t>int</w:t>
            </w:r>
          </w:p>
        </w:tc>
        <w:tc>
          <w:tcPr>
            <w:tcW w:w="3397" w:type="dxa"/>
            <w:vMerge w:val="restart"/>
            <w:shd w:val="clear" w:color="auto" w:fill="auto"/>
          </w:tcPr>
          <w:p w14:paraId="0312C234" w14:textId="3443F2ED" w:rsidR="007053D1" w:rsidRDefault="007053D1" w:rsidP="005303FF">
            <w:pPr>
              <w:pStyle w:val="Tekstpodstawowy"/>
              <w:spacing w:line="360" w:lineRule="auto"/>
              <w:jc w:val="both"/>
            </w:pPr>
            <w:r>
              <w:t>Przechowuje dane o komentarzach pod wpisami</w:t>
            </w:r>
          </w:p>
        </w:tc>
      </w:tr>
      <w:tr w:rsidR="007053D1" w14:paraId="6F9A8754" w14:textId="77777777" w:rsidTr="008A4534">
        <w:trPr>
          <w:trHeight w:val="234"/>
        </w:trPr>
        <w:tc>
          <w:tcPr>
            <w:tcW w:w="2263" w:type="dxa"/>
            <w:vMerge/>
            <w:shd w:val="clear" w:color="auto" w:fill="auto"/>
          </w:tcPr>
          <w:p w14:paraId="7A4F612F" w14:textId="77777777" w:rsidR="007053D1" w:rsidRDefault="007053D1" w:rsidP="005303FF">
            <w:pPr>
              <w:pStyle w:val="Tekstpodstawowy"/>
              <w:spacing w:line="360" w:lineRule="auto"/>
              <w:jc w:val="both"/>
            </w:pPr>
          </w:p>
        </w:tc>
        <w:tc>
          <w:tcPr>
            <w:tcW w:w="1701" w:type="dxa"/>
            <w:shd w:val="clear" w:color="auto" w:fill="auto"/>
          </w:tcPr>
          <w:p w14:paraId="525053E3" w14:textId="77777777" w:rsidR="007053D1" w:rsidRDefault="007053D1" w:rsidP="005303FF">
            <w:pPr>
              <w:pStyle w:val="Tekstpodstawowy"/>
              <w:spacing w:line="360" w:lineRule="auto"/>
              <w:jc w:val="both"/>
            </w:pPr>
            <w:r>
              <w:t>content</w:t>
            </w:r>
          </w:p>
        </w:tc>
        <w:tc>
          <w:tcPr>
            <w:tcW w:w="1701" w:type="dxa"/>
            <w:shd w:val="clear" w:color="auto" w:fill="auto"/>
          </w:tcPr>
          <w:p w14:paraId="6EAEFB90" w14:textId="77777777" w:rsidR="007053D1" w:rsidRDefault="007053D1" w:rsidP="005303FF">
            <w:pPr>
              <w:pStyle w:val="Tekstpodstawowy"/>
              <w:spacing w:line="360" w:lineRule="auto"/>
              <w:jc w:val="both"/>
            </w:pPr>
            <w:proofErr w:type="gramStart"/>
            <w:r>
              <w:t>varchar(</w:t>
            </w:r>
            <w:proofErr w:type="gramEnd"/>
            <w:r>
              <w:t>500)</w:t>
            </w:r>
          </w:p>
        </w:tc>
        <w:tc>
          <w:tcPr>
            <w:tcW w:w="3397" w:type="dxa"/>
            <w:vMerge/>
            <w:shd w:val="clear" w:color="auto" w:fill="auto"/>
          </w:tcPr>
          <w:p w14:paraId="49F5A3D2" w14:textId="77777777" w:rsidR="007053D1" w:rsidRDefault="007053D1" w:rsidP="005303FF">
            <w:pPr>
              <w:pStyle w:val="Tekstpodstawowy"/>
              <w:spacing w:line="360" w:lineRule="auto"/>
              <w:jc w:val="both"/>
            </w:pPr>
          </w:p>
        </w:tc>
      </w:tr>
      <w:tr w:rsidR="007053D1" w14:paraId="7E917F35" w14:textId="77777777" w:rsidTr="008A4534">
        <w:trPr>
          <w:trHeight w:val="226"/>
        </w:trPr>
        <w:tc>
          <w:tcPr>
            <w:tcW w:w="2263" w:type="dxa"/>
            <w:vMerge/>
            <w:shd w:val="clear" w:color="auto" w:fill="auto"/>
          </w:tcPr>
          <w:p w14:paraId="16468BC4" w14:textId="77777777" w:rsidR="007053D1" w:rsidRDefault="007053D1" w:rsidP="005303FF">
            <w:pPr>
              <w:pStyle w:val="Tekstpodstawowy"/>
              <w:spacing w:line="360" w:lineRule="auto"/>
              <w:jc w:val="both"/>
            </w:pPr>
          </w:p>
        </w:tc>
        <w:tc>
          <w:tcPr>
            <w:tcW w:w="1701" w:type="dxa"/>
            <w:shd w:val="clear" w:color="auto" w:fill="auto"/>
          </w:tcPr>
          <w:p w14:paraId="2B6CA78F" w14:textId="77777777" w:rsidR="007053D1" w:rsidRDefault="007053D1" w:rsidP="005303FF">
            <w:pPr>
              <w:pStyle w:val="Tekstpodstawowy"/>
              <w:spacing w:line="360" w:lineRule="auto"/>
              <w:jc w:val="both"/>
            </w:pPr>
            <w:r>
              <w:t>user_id</w:t>
            </w:r>
          </w:p>
        </w:tc>
        <w:tc>
          <w:tcPr>
            <w:tcW w:w="1701" w:type="dxa"/>
            <w:shd w:val="clear" w:color="auto" w:fill="auto"/>
          </w:tcPr>
          <w:p w14:paraId="0264EC20" w14:textId="77777777" w:rsidR="007053D1" w:rsidRDefault="007053D1" w:rsidP="005303FF">
            <w:pPr>
              <w:pStyle w:val="Tekstpodstawowy"/>
              <w:spacing w:line="360" w:lineRule="auto"/>
              <w:jc w:val="both"/>
            </w:pPr>
            <w:r>
              <w:t>int</w:t>
            </w:r>
          </w:p>
        </w:tc>
        <w:tc>
          <w:tcPr>
            <w:tcW w:w="3397" w:type="dxa"/>
            <w:vMerge/>
            <w:shd w:val="clear" w:color="auto" w:fill="auto"/>
          </w:tcPr>
          <w:p w14:paraId="74C32C90" w14:textId="77777777" w:rsidR="007053D1" w:rsidRDefault="007053D1" w:rsidP="005303FF">
            <w:pPr>
              <w:pStyle w:val="Tekstpodstawowy"/>
              <w:spacing w:line="360" w:lineRule="auto"/>
              <w:jc w:val="both"/>
            </w:pPr>
          </w:p>
        </w:tc>
      </w:tr>
      <w:tr w:rsidR="007053D1" w14:paraId="5680BDAC" w14:textId="77777777" w:rsidTr="008A4534">
        <w:trPr>
          <w:trHeight w:val="207"/>
        </w:trPr>
        <w:tc>
          <w:tcPr>
            <w:tcW w:w="2263" w:type="dxa"/>
            <w:vMerge/>
            <w:shd w:val="clear" w:color="auto" w:fill="auto"/>
          </w:tcPr>
          <w:p w14:paraId="2EC9FE94" w14:textId="77777777" w:rsidR="007053D1" w:rsidRDefault="007053D1" w:rsidP="005303FF">
            <w:pPr>
              <w:pStyle w:val="Tekstpodstawowy"/>
              <w:spacing w:line="360" w:lineRule="auto"/>
              <w:jc w:val="both"/>
            </w:pPr>
          </w:p>
        </w:tc>
        <w:tc>
          <w:tcPr>
            <w:tcW w:w="1701" w:type="dxa"/>
            <w:shd w:val="clear" w:color="auto" w:fill="auto"/>
          </w:tcPr>
          <w:p w14:paraId="16384404" w14:textId="77777777" w:rsidR="007053D1" w:rsidRDefault="007053D1" w:rsidP="005303FF">
            <w:pPr>
              <w:pStyle w:val="Tekstpodstawowy"/>
              <w:spacing w:line="360" w:lineRule="auto"/>
              <w:jc w:val="both"/>
            </w:pPr>
            <w:r>
              <w:t>post_id</w:t>
            </w:r>
          </w:p>
        </w:tc>
        <w:tc>
          <w:tcPr>
            <w:tcW w:w="1701" w:type="dxa"/>
            <w:shd w:val="clear" w:color="auto" w:fill="auto"/>
          </w:tcPr>
          <w:p w14:paraId="0796158A" w14:textId="77777777" w:rsidR="007053D1" w:rsidRDefault="007053D1" w:rsidP="005303FF">
            <w:pPr>
              <w:pStyle w:val="Tekstpodstawowy"/>
              <w:spacing w:line="360" w:lineRule="auto"/>
              <w:jc w:val="both"/>
            </w:pPr>
            <w:r>
              <w:t>int</w:t>
            </w:r>
          </w:p>
        </w:tc>
        <w:tc>
          <w:tcPr>
            <w:tcW w:w="3397" w:type="dxa"/>
            <w:vMerge/>
            <w:shd w:val="clear" w:color="auto" w:fill="auto"/>
          </w:tcPr>
          <w:p w14:paraId="23C4F892" w14:textId="77777777" w:rsidR="007053D1" w:rsidRDefault="007053D1" w:rsidP="005303FF">
            <w:pPr>
              <w:pStyle w:val="Tekstpodstawowy"/>
              <w:spacing w:line="360" w:lineRule="auto"/>
              <w:jc w:val="both"/>
            </w:pPr>
          </w:p>
        </w:tc>
      </w:tr>
      <w:tr w:rsidR="007053D1" w14:paraId="7A5E74C8" w14:textId="77777777" w:rsidTr="008A4534">
        <w:trPr>
          <w:trHeight w:val="318"/>
        </w:trPr>
        <w:tc>
          <w:tcPr>
            <w:tcW w:w="2263" w:type="dxa"/>
            <w:vMerge/>
            <w:shd w:val="clear" w:color="auto" w:fill="auto"/>
          </w:tcPr>
          <w:p w14:paraId="23F95803" w14:textId="77777777" w:rsidR="007053D1" w:rsidRDefault="007053D1" w:rsidP="005303FF">
            <w:pPr>
              <w:pStyle w:val="Tekstpodstawowy"/>
              <w:spacing w:line="360" w:lineRule="auto"/>
              <w:jc w:val="both"/>
            </w:pPr>
          </w:p>
        </w:tc>
        <w:tc>
          <w:tcPr>
            <w:tcW w:w="1701" w:type="dxa"/>
            <w:shd w:val="clear" w:color="auto" w:fill="auto"/>
          </w:tcPr>
          <w:p w14:paraId="2FB22D7A" w14:textId="77777777" w:rsidR="007053D1" w:rsidRDefault="007053D1" w:rsidP="005303FF">
            <w:pPr>
              <w:pStyle w:val="Tekstpodstawowy"/>
              <w:spacing w:line="360" w:lineRule="auto"/>
              <w:jc w:val="both"/>
            </w:pPr>
            <w:r>
              <w:t>date</w:t>
            </w:r>
          </w:p>
        </w:tc>
        <w:tc>
          <w:tcPr>
            <w:tcW w:w="1701" w:type="dxa"/>
            <w:shd w:val="clear" w:color="auto" w:fill="auto"/>
          </w:tcPr>
          <w:p w14:paraId="6187789C" w14:textId="77777777" w:rsidR="007053D1" w:rsidRDefault="007053D1" w:rsidP="005303FF">
            <w:pPr>
              <w:pStyle w:val="Tekstpodstawowy"/>
              <w:spacing w:line="360" w:lineRule="auto"/>
              <w:jc w:val="both"/>
            </w:pPr>
            <w:r w:rsidRPr="00A06B54">
              <w:t>datetime2(7)</w:t>
            </w:r>
          </w:p>
        </w:tc>
        <w:tc>
          <w:tcPr>
            <w:tcW w:w="3397" w:type="dxa"/>
            <w:vMerge/>
            <w:shd w:val="clear" w:color="auto" w:fill="auto"/>
          </w:tcPr>
          <w:p w14:paraId="252AE9F7" w14:textId="77777777" w:rsidR="007053D1" w:rsidRDefault="007053D1" w:rsidP="005303FF">
            <w:pPr>
              <w:pStyle w:val="Tekstpodstawowy"/>
              <w:spacing w:line="360" w:lineRule="auto"/>
              <w:jc w:val="both"/>
            </w:pPr>
          </w:p>
        </w:tc>
      </w:tr>
      <w:tr w:rsidR="007053D1" w14:paraId="5D1297CA" w14:textId="77777777" w:rsidTr="008A4534">
        <w:trPr>
          <w:trHeight w:val="243"/>
        </w:trPr>
        <w:tc>
          <w:tcPr>
            <w:tcW w:w="2263" w:type="dxa"/>
            <w:vMerge w:val="restart"/>
            <w:shd w:val="clear" w:color="auto" w:fill="auto"/>
          </w:tcPr>
          <w:p w14:paraId="14B30483" w14:textId="77777777" w:rsidR="007053D1" w:rsidRDefault="007053D1" w:rsidP="005303FF">
            <w:pPr>
              <w:pStyle w:val="Tekstpodstawowy"/>
              <w:spacing w:line="360" w:lineRule="auto"/>
              <w:jc w:val="both"/>
            </w:pPr>
            <w:r>
              <w:t>comment_like</w:t>
            </w:r>
          </w:p>
        </w:tc>
        <w:tc>
          <w:tcPr>
            <w:tcW w:w="1701" w:type="dxa"/>
            <w:shd w:val="clear" w:color="auto" w:fill="auto"/>
          </w:tcPr>
          <w:p w14:paraId="32C0BFC7" w14:textId="77777777" w:rsidR="007053D1" w:rsidRDefault="007053D1" w:rsidP="005303FF">
            <w:pPr>
              <w:pStyle w:val="Tekstpodstawowy"/>
              <w:spacing w:line="360" w:lineRule="auto"/>
              <w:jc w:val="both"/>
            </w:pPr>
            <w:r>
              <w:t>id</w:t>
            </w:r>
          </w:p>
        </w:tc>
        <w:tc>
          <w:tcPr>
            <w:tcW w:w="1701" w:type="dxa"/>
            <w:shd w:val="clear" w:color="auto" w:fill="auto"/>
          </w:tcPr>
          <w:p w14:paraId="2789F2E3" w14:textId="77777777" w:rsidR="007053D1" w:rsidRDefault="007053D1" w:rsidP="005303FF">
            <w:pPr>
              <w:pStyle w:val="Tekstpodstawowy"/>
              <w:spacing w:line="360" w:lineRule="auto"/>
              <w:jc w:val="both"/>
            </w:pPr>
            <w:r>
              <w:t>int</w:t>
            </w:r>
          </w:p>
        </w:tc>
        <w:tc>
          <w:tcPr>
            <w:tcW w:w="3397" w:type="dxa"/>
            <w:vMerge w:val="restart"/>
            <w:shd w:val="clear" w:color="auto" w:fill="auto"/>
          </w:tcPr>
          <w:p w14:paraId="7237ADC7" w14:textId="25EF41AB" w:rsidR="007053D1" w:rsidRDefault="007053D1" w:rsidP="005303FF">
            <w:pPr>
              <w:pStyle w:val="Tekstpodstawowy"/>
              <w:spacing w:line="360" w:lineRule="auto"/>
              <w:jc w:val="both"/>
            </w:pPr>
            <w:r>
              <w:t>Przechowuje dane o polubionych przez użytkowników wpisach</w:t>
            </w:r>
          </w:p>
        </w:tc>
      </w:tr>
      <w:tr w:rsidR="007053D1" w14:paraId="2BD94130" w14:textId="77777777" w:rsidTr="008A4534">
        <w:trPr>
          <w:trHeight w:val="254"/>
        </w:trPr>
        <w:tc>
          <w:tcPr>
            <w:tcW w:w="2263" w:type="dxa"/>
            <w:vMerge/>
            <w:shd w:val="clear" w:color="auto" w:fill="auto"/>
          </w:tcPr>
          <w:p w14:paraId="2D55FAD3" w14:textId="77777777" w:rsidR="007053D1" w:rsidRDefault="007053D1" w:rsidP="005303FF">
            <w:pPr>
              <w:pStyle w:val="Tekstpodstawowy"/>
              <w:spacing w:line="360" w:lineRule="auto"/>
              <w:jc w:val="both"/>
            </w:pPr>
          </w:p>
        </w:tc>
        <w:tc>
          <w:tcPr>
            <w:tcW w:w="1701" w:type="dxa"/>
            <w:shd w:val="clear" w:color="auto" w:fill="auto"/>
          </w:tcPr>
          <w:p w14:paraId="56842D58" w14:textId="77777777" w:rsidR="007053D1" w:rsidRDefault="007053D1" w:rsidP="005303FF">
            <w:pPr>
              <w:pStyle w:val="Tekstpodstawowy"/>
              <w:spacing w:line="360" w:lineRule="auto"/>
              <w:jc w:val="both"/>
            </w:pPr>
            <w:r>
              <w:t>comment_id</w:t>
            </w:r>
          </w:p>
        </w:tc>
        <w:tc>
          <w:tcPr>
            <w:tcW w:w="1701" w:type="dxa"/>
            <w:shd w:val="clear" w:color="auto" w:fill="auto"/>
          </w:tcPr>
          <w:p w14:paraId="27CC67C1" w14:textId="77777777" w:rsidR="007053D1" w:rsidRDefault="007053D1" w:rsidP="005303FF">
            <w:pPr>
              <w:pStyle w:val="Tekstpodstawowy"/>
              <w:spacing w:line="360" w:lineRule="auto"/>
              <w:jc w:val="both"/>
            </w:pPr>
            <w:r>
              <w:t>int</w:t>
            </w:r>
          </w:p>
        </w:tc>
        <w:tc>
          <w:tcPr>
            <w:tcW w:w="3397" w:type="dxa"/>
            <w:vMerge/>
            <w:shd w:val="clear" w:color="auto" w:fill="auto"/>
          </w:tcPr>
          <w:p w14:paraId="67B52855" w14:textId="77777777" w:rsidR="007053D1" w:rsidRDefault="007053D1" w:rsidP="005303FF">
            <w:pPr>
              <w:pStyle w:val="Tekstpodstawowy"/>
              <w:spacing w:line="360" w:lineRule="auto"/>
              <w:jc w:val="both"/>
            </w:pPr>
          </w:p>
        </w:tc>
      </w:tr>
      <w:tr w:rsidR="007053D1" w14:paraId="18BCBE50" w14:textId="77777777" w:rsidTr="008A4534">
        <w:trPr>
          <w:trHeight w:val="271"/>
        </w:trPr>
        <w:tc>
          <w:tcPr>
            <w:tcW w:w="2263" w:type="dxa"/>
            <w:vMerge/>
            <w:shd w:val="clear" w:color="auto" w:fill="auto"/>
          </w:tcPr>
          <w:p w14:paraId="48A68F07" w14:textId="77777777" w:rsidR="007053D1" w:rsidRDefault="007053D1" w:rsidP="005303FF">
            <w:pPr>
              <w:pStyle w:val="Tekstpodstawowy"/>
              <w:spacing w:line="360" w:lineRule="auto"/>
              <w:jc w:val="both"/>
            </w:pPr>
          </w:p>
        </w:tc>
        <w:tc>
          <w:tcPr>
            <w:tcW w:w="1701" w:type="dxa"/>
            <w:shd w:val="clear" w:color="auto" w:fill="auto"/>
          </w:tcPr>
          <w:p w14:paraId="38C9C90C" w14:textId="77777777" w:rsidR="007053D1" w:rsidRDefault="007053D1" w:rsidP="005303FF">
            <w:pPr>
              <w:pStyle w:val="Tekstpodstawowy"/>
              <w:spacing w:line="360" w:lineRule="auto"/>
              <w:jc w:val="both"/>
            </w:pPr>
            <w:r>
              <w:t>user_id</w:t>
            </w:r>
          </w:p>
        </w:tc>
        <w:tc>
          <w:tcPr>
            <w:tcW w:w="1701" w:type="dxa"/>
            <w:shd w:val="clear" w:color="auto" w:fill="auto"/>
          </w:tcPr>
          <w:p w14:paraId="3032B278" w14:textId="77777777" w:rsidR="007053D1" w:rsidRDefault="007053D1" w:rsidP="005303FF">
            <w:pPr>
              <w:pStyle w:val="Tekstpodstawowy"/>
              <w:spacing w:line="360" w:lineRule="auto"/>
              <w:jc w:val="both"/>
            </w:pPr>
            <w:r>
              <w:t>int</w:t>
            </w:r>
          </w:p>
        </w:tc>
        <w:tc>
          <w:tcPr>
            <w:tcW w:w="3397" w:type="dxa"/>
            <w:vMerge/>
            <w:shd w:val="clear" w:color="auto" w:fill="auto"/>
          </w:tcPr>
          <w:p w14:paraId="23F568A8" w14:textId="77777777" w:rsidR="007053D1" w:rsidRDefault="007053D1" w:rsidP="005303FF">
            <w:pPr>
              <w:pStyle w:val="Tekstpodstawowy"/>
              <w:spacing w:line="360" w:lineRule="auto"/>
              <w:jc w:val="both"/>
            </w:pPr>
          </w:p>
        </w:tc>
      </w:tr>
      <w:tr w:rsidR="007053D1" w14:paraId="265D7B48" w14:textId="77777777" w:rsidTr="008A4534">
        <w:trPr>
          <w:trHeight w:val="170"/>
        </w:trPr>
        <w:tc>
          <w:tcPr>
            <w:tcW w:w="2263" w:type="dxa"/>
            <w:vMerge w:val="restart"/>
            <w:shd w:val="clear" w:color="auto" w:fill="auto"/>
          </w:tcPr>
          <w:p w14:paraId="1BDDCF44" w14:textId="77777777" w:rsidR="007053D1" w:rsidRDefault="007053D1" w:rsidP="005303FF">
            <w:pPr>
              <w:pStyle w:val="Tekstpodstawowy"/>
              <w:spacing w:line="360" w:lineRule="auto"/>
              <w:jc w:val="both"/>
            </w:pPr>
            <w:r>
              <w:t>comment_respond</w:t>
            </w:r>
          </w:p>
        </w:tc>
        <w:tc>
          <w:tcPr>
            <w:tcW w:w="1701" w:type="dxa"/>
            <w:shd w:val="clear" w:color="auto" w:fill="auto"/>
          </w:tcPr>
          <w:p w14:paraId="27653321" w14:textId="77777777" w:rsidR="007053D1" w:rsidRDefault="007053D1" w:rsidP="005303FF">
            <w:pPr>
              <w:pStyle w:val="Tekstpodstawowy"/>
              <w:spacing w:line="360" w:lineRule="auto"/>
              <w:jc w:val="both"/>
            </w:pPr>
            <w:r>
              <w:t>id</w:t>
            </w:r>
          </w:p>
        </w:tc>
        <w:tc>
          <w:tcPr>
            <w:tcW w:w="1701" w:type="dxa"/>
            <w:shd w:val="clear" w:color="auto" w:fill="auto"/>
          </w:tcPr>
          <w:p w14:paraId="70674124" w14:textId="77777777" w:rsidR="007053D1" w:rsidRDefault="007053D1" w:rsidP="005303FF">
            <w:pPr>
              <w:pStyle w:val="Tekstpodstawowy"/>
              <w:spacing w:line="360" w:lineRule="auto"/>
              <w:jc w:val="both"/>
            </w:pPr>
            <w:r>
              <w:t>int</w:t>
            </w:r>
          </w:p>
        </w:tc>
        <w:tc>
          <w:tcPr>
            <w:tcW w:w="3397" w:type="dxa"/>
            <w:vMerge w:val="restart"/>
            <w:shd w:val="clear" w:color="auto" w:fill="auto"/>
          </w:tcPr>
          <w:p w14:paraId="443AFF35" w14:textId="7E89F91E" w:rsidR="007053D1" w:rsidRDefault="007053D1" w:rsidP="005303FF">
            <w:pPr>
              <w:pStyle w:val="Tekstpodstawowy"/>
              <w:spacing w:line="360" w:lineRule="auto"/>
              <w:jc w:val="both"/>
            </w:pPr>
            <w:r>
              <w:t>Przechowuje dane o odpowiedziach na komentarze</w:t>
            </w:r>
          </w:p>
        </w:tc>
      </w:tr>
      <w:tr w:rsidR="007053D1" w14:paraId="1F98EAA6" w14:textId="77777777" w:rsidTr="008A4534">
        <w:trPr>
          <w:trHeight w:val="170"/>
        </w:trPr>
        <w:tc>
          <w:tcPr>
            <w:tcW w:w="2263" w:type="dxa"/>
            <w:vMerge/>
            <w:shd w:val="clear" w:color="auto" w:fill="auto"/>
          </w:tcPr>
          <w:p w14:paraId="6B4F49A0" w14:textId="77777777" w:rsidR="007053D1" w:rsidRDefault="007053D1" w:rsidP="005303FF">
            <w:pPr>
              <w:pStyle w:val="Tekstpodstawowy"/>
              <w:spacing w:line="360" w:lineRule="auto"/>
              <w:jc w:val="both"/>
            </w:pPr>
          </w:p>
        </w:tc>
        <w:tc>
          <w:tcPr>
            <w:tcW w:w="1701" w:type="dxa"/>
            <w:shd w:val="clear" w:color="auto" w:fill="auto"/>
          </w:tcPr>
          <w:p w14:paraId="5BC88279" w14:textId="77777777" w:rsidR="007053D1" w:rsidRDefault="007053D1" w:rsidP="005303FF">
            <w:pPr>
              <w:pStyle w:val="Tekstpodstawowy"/>
              <w:spacing w:line="360" w:lineRule="auto"/>
              <w:jc w:val="both"/>
            </w:pPr>
            <w:r>
              <w:t>content</w:t>
            </w:r>
          </w:p>
        </w:tc>
        <w:tc>
          <w:tcPr>
            <w:tcW w:w="1701" w:type="dxa"/>
            <w:shd w:val="clear" w:color="auto" w:fill="auto"/>
          </w:tcPr>
          <w:p w14:paraId="364245D5" w14:textId="77777777" w:rsidR="007053D1" w:rsidRDefault="007053D1" w:rsidP="005303FF">
            <w:pPr>
              <w:pStyle w:val="Tekstpodstawowy"/>
              <w:spacing w:line="360" w:lineRule="auto"/>
              <w:jc w:val="both"/>
            </w:pPr>
            <w:proofErr w:type="gramStart"/>
            <w:r>
              <w:t>varchar(</w:t>
            </w:r>
            <w:proofErr w:type="gramEnd"/>
            <w:r>
              <w:t>500)</w:t>
            </w:r>
          </w:p>
        </w:tc>
        <w:tc>
          <w:tcPr>
            <w:tcW w:w="3397" w:type="dxa"/>
            <w:vMerge/>
            <w:shd w:val="clear" w:color="auto" w:fill="auto"/>
          </w:tcPr>
          <w:p w14:paraId="277DC91B" w14:textId="77777777" w:rsidR="007053D1" w:rsidRDefault="007053D1" w:rsidP="005303FF">
            <w:pPr>
              <w:pStyle w:val="Tekstpodstawowy"/>
              <w:spacing w:line="360" w:lineRule="auto"/>
              <w:jc w:val="both"/>
            </w:pPr>
          </w:p>
        </w:tc>
      </w:tr>
      <w:tr w:rsidR="007053D1" w14:paraId="0D1318B0" w14:textId="77777777" w:rsidTr="008A4534">
        <w:trPr>
          <w:trHeight w:val="170"/>
        </w:trPr>
        <w:tc>
          <w:tcPr>
            <w:tcW w:w="2263" w:type="dxa"/>
            <w:vMerge/>
            <w:shd w:val="clear" w:color="auto" w:fill="auto"/>
          </w:tcPr>
          <w:p w14:paraId="486EB3FA" w14:textId="77777777" w:rsidR="007053D1" w:rsidRDefault="007053D1" w:rsidP="005303FF">
            <w:pPr>
              <w:pStyle w:val="Tekstpodstawowy"/>
              <w:spacing w:line="360" w:lineRule="auto"/>
              <w:jc w:val="both"/>
            </w:pPr>
          </w:p>
        </w:tc>
        <w:tc>
          <w:tcPr>
            <w:tcW w:w="1701" w:type="dxa"/>
            <w:shd w:val="clear" w:color="auto" w:fill="auto"/>
          </w:tcPr>
          <w:p w14:paraId="59FB5735" w14:textId="77777777" w:rsidR="007053D1" w:rsidRDefault="007053D1" w:rsidP="005303FF">
            <w:pPr>
              <w:pStyle w:val="Tekstpodstawowy"/>
              <w:spacing w:line="360" w:lineRule="auto"/>
              <w:jc w:val="both"/>
            </w:pPr>
            <w:r>
              <w:t>comment_id</w:t>
            </w:r>
          </w:p>
        </w:tc>
        <w:tc>
          <w:tcPr>
            <w:tcW w:w="1701" w:type="dxa"/>
            <w:shd w:val="clear" w:color="auto" w:fill="auto"/>
          </w:tcPr>
          <w:p w14:paraId="1A4D80D8" w14:textId="77777777" w:rsidR="007053D1" w:rsidRDefault="007053D1" w:rsidP="005303FF">
            <w:pPr>
              <w:pStyle w:val="Tekstpodstawowy"/>
              <w:spacing w:line="360" w:lineRule="auto"/>
              <w:jc w:val="both"/>
            </w:pPr>
            <w:r>
              <w:t>int</w:t>
            </w:r>
          </w:p>
        </w:tc>
        <w:tc>
          <w:tcPr>
            <w:tcW w:w="3397" w:type="dxa"/>
            <w:vMerge/>
            <w:shd w:val="clear" w:color="auto" w:fill="auto"/>
          </w:tcPr>
          <w:p w14:paraId="2A54AA39" w14:textId="77777777" w:rsidR="007053D1" w:rsidRDefault="007053D1" w:rsidP="005303FF">
            <w:pPr>
              <w:pStyle w:val="Tekstpodstawowy"/>
              <w:spacing w:line="360" w:lineRule="auto"/>
              <w:jc w:val="both"/>
            </w:pPr>
          </w:p>
        </w:tc>
      </w:tr>
      <w:tr w:rsidR="007053D1" w14:paraId="75A71AEC" w14:textId="77777777" w:rsidTr="008A4534">
        <w:trPr>
          <w:trHeight w:val="170"/>
        </w:trPr>
        <w:tc>
          <w:tcPr>
            <w:tcW w:w="2263" w:type="dxa"/>
            <w:vMerge/>
            <w:shd w:val="clear" w:color="auto" w:fill="auto"/>
          </w:tcPr>
          <w:p w14:paraId="30A6D275" w14:textId="77777777" w:rsidR="007053D1" w:rsidRDefault="007053D1" w:rsidP="005303FF">
            <w:pPr>
              <w:pStyle w:val="Tekstpodstawowy"/>
              <w:spacing w:line="360" w:lineRule="auto"/>
              <w:jc w:val="both"/>
            </w:pPr>
          </w:p>
        </w:tc>
        <w:tc>
          <w:tcPr>
            <w:tcW w:w="1701" w:type="dxa"/>
            <w:shd w:val="clear" w:color="auto" w:fill="auto"/>
          </w:tcPr>
          <w:p w14:paraId="0AE4A707" w14:textId="77777777" w:rsidR="007053D1" w:rsidRDefault="007053D1" w:rsidP="005303FF">
            <w:pPr>
              <w:pStyle w:val="Tekstpodstawowy"/>
              <w:spacing w:line="360" w:lineRule="auto"/>
              <w:jc w:val="both"/>
            </w:pPr>
            <w:r>
              <w:t>user_id</w:t>
            </w:r>
          </w:p>
        </w:tc>
        <w:tc>
          <w:tcPr>
            <w:tcW w:w="1701" w:type="dxa"/>
            <w:shd w:val="clear" w:color="auto" w:fill="auto"/>
          </w:tcPr>
          <w:p w14:paraId="00E866D4" w14:textId="77777777" w:rsidR="007053D1" w:rsidRDefault="007053D1" w:rsidP="005303FF">
            <w:pPr>
              <w:pStyle w:val="Tekstpodstawowy"/>
              <w:spacing w:line="360" w:lineRule="auto"/>
              <w:jc w:val="both"/>
            </w:pPr>
            <w:r>
              <w:t>int</w:t>
            </w:r>
          </w:p>
        </w:tc>
        <w:tc>
          <w:tcPr>
            <w:tcW w:w="3397" w:type="dxa"/>
            <w:vMerge/>
            <w:shd w:val="clear" w:color="auto" w:fill="auto"/>
          </w:tcPr>
          <w:p w14:paraId="6EBD77BA" w14:textId="77777777" w:rsidR="007053D1" w:rsidRDefault="007053D1" w:rsidP="005303FF">
            <w:pPr>
              <w:pStyle w:val="Tekstpodstawowy"/>
              <w:spacing w:line="360" w:lineRule="auto"/>
              <w:jc w:val="both"/>
            </w:pPr>
          </w:p>
        </w:tc>
      </w:tr>
      <w:tr w:rsidR="007053D1" w14:paraId="10C86286" w14:textId="77777777" w:rsidTr="008A4534">
        <w:trPr>
          <w:trHeight w:val="170"/>
        </w:trPr>
        <w:tc>
          <w:tcPr>
            <w:tcW w:w="2263" w:type="dxa"/>
            <w:vMerge/>
            <w:shd w:val="clear" w:color="auto" w:fill="auto"/>
          </w:tcPr>
          <w:p w14:paraId="26C0BAF5" w14:textId="77777777" w:rsidR="007053D1" w:rsidRDefault="007053D1" w:rsidP="005303FF">
            <w:pPr>
              <w:pStyle w:val="Tekstpodstawowy"/>
              <w:spacing w:line="360" w:lineRule="auto"/>
              <w:jc w:val="both"/>
            </w:pPr>
          </w:p>
        </w:tc>
        <w:tc>
          <w:tcPr>
            <w:tcW w:w="1701" w:type="dxa"/>
            <w:shd w:val="clear" w:color="auto" w:fill="auto"/>
          </w:tcPr>
          <w:p w14:paraId="4AD12025" w14:textId="77777777" w:rsidR="007053D1" w:rsidRDefault="007053D1" w:rsidP="005303FF">
            <w:pPr>
              <w:pStyle w:val="Tekstpodstawowy"/>
              <w:spacing w:line="360" w:lineRule="auto"/>
              <w:jc w:val="both"/>
            </w:pPr>
            <w:r>
              <w:t>date</w:t>
            </w:r>
          </w:p>
        </w:tc>
        <w:tc>
          <w:tcPr>
            <w:tcW w:w="1701" w:type="dxa"/>
            <w:shd w:val="clear" w:color="auto" w:fill="auto"/>
          </w:tcPr>
          <w:p w14:paraId="53CB0ECC" w14:textId="77777777" w:rsidR="007053D1" w:rsidRDefault="007053D1" w:rsidP="005303FF">
            <w:pPr>
              <w:pStyle w:val="Tekstpodstawowy"/>
              <w:spacing w:line="360" w:lineRule="auto"/>
              <w:jc w:val="both"/>
            </w:pPr>
            <w:r w:rsidRPr="00A06B54">
              <w:t>datetime2(7)</w:t>
            </w:r>
          </w:p>
        </w:tc>
        <w:tc>
          <w:tcPr>
            <w:tcW w:w="3397" w:type="dxa"/>
            <w:vMerge/>
            <w:shd w:val="clear" w:color="auto" w:fill="auto"/>
          </w:tcPr>
          <w:p w14:paraId="30037C68" w14:textId="77777777" w:rsidR="007053D1" w:rsidRDefault="007053D1" w:rsidP="005303FF">
            <w:pPr>
              <w:pStyle w:val="Tekstpodstawowy"/>
              <w:spacing w:line="360" w:lineRule="auto"/>
              <w:jc w:val="both"/>
            </w:pPr>
          </w:p>
        </w:tc>
      </w:tr>
      <w:tr w:rsidR="007053D1" w14:paraId="258C7154" w14:textId="77777777" w:rsidTr="008A4534">
        <w:trPr>
          <w:trHeight w:val="244"/>
        </w:trPr>
        <w:tc>
          <w:tcPr>
            <w:tcW w:w="2263" w:type="dxa"/>
            <w:vMerge w:val="restart"/>
            <w:shd w:val="clear" w:color="auto" w:fill="auto"/>
          </w:tcPr>
          <w:p w14:paraId="72785FC1" w14:textId="77777777" w:rsidR="007053D1" w:rsidRDefault="007053D1" w:rsidP="005303FF">
            <w:pPr>
              <w:pStyle w:val="Tekstpodstawowy"/>
              <w:spacing w:line="360" w:lineRule="auto"/>
              <w:jc w:val="both"/>
            </w:pPr>
            <w:r>
              <w:t>education</w:t>
            </w:r>
          </w:p>
        </w:tc>
        <w:tc>
          <w:tcPr>
            <w:tcW w:w="1701" w:type="dxa"/>
            <w:shd w:val="clear" w:color="auto" w:fill="auto"/>
          </w:tcPr>
          <w:p w14:paraId="0EFE6E58" w14:textId="77777777" w:rsidR="007053D1" w:rsidRDefault="007053D1" w:rsidP="005303FF">
            <w:pPr>
              <w:pStyle w:val="Tekstpodstawowy"/>
              <w:spacing w:line="360" w:lineRule="auto"/>
              <w:jc w:val="both"/>
            </w:pPr>
            <w:r>
              <w:t>id</w:t>
            </w:r>
          </w:p>
        </w:tc>
        <w:tc>
          <w:tcPr>
            <w:tcW w:w="1701" w:type="dxa"/>
            <w:shd w:val="clear" w:color="auto" w:fill="auto"/>
          </w:tcPr>
          <w:p w14:paraId="51DBE9EE" w14:textId="77777777" w:rsidR="007053D1" w:rsidRDefault="007053D1" w:rsidP="005303FF">
            <w:pPr>
              <w:pStyle w:val="Tekstpodstawowy"/>
              <w:spacing w:line="360" w:lineRule="auto"/>
              <w:jc w:val="both"/>
            </w:pPr>
            <w:r>
              <w:t>int</w:t>
            </w:r>
          </w:p>
        </w:tc>
        <w:tc>
          <w:tcPr>
            <w:tcW w:w="3397" w:type="dxa"/>
            <w:vMerge w:val="restart"/>
            <w:shd w:val="clear" w:color="auto" w:fill="auto"/>
          </w:tcPr>
          <w:p w14:paraId="7CAA1FA1" w14:textId="250E4C7A" w:rsidR="007053D1" w:rsidRDefault="007053D1" w:rsidP="005303FF">
            <w:pPr>
              <w:pStyle w:val="Tekstpodstawowy"/>
              <w:spacing w:line="360" w:lineRule="auto"/>
              <w:jc w:val="both"/>
            </w:pPr>
            <w:r>
              <w:t>Przechowuje możliwy poziom edukacji użytkownika</w:t>
            </w:r>
          </w:p>
        </w:tc>
      </w:tr>
      <w:tr w:rsidR="007053D1" w14:paraId="6C2CA45B" w14:textId="77777777" w:rsidTr="008A4534">
        <w:trPr>
          <w:trHeight w:val="281"/>
        </w:trPr>
        <w:tc>
          <w:tcPr>
            <w:tcW w:w="2263" w:type="dxa"/>
            <w:vMerge/>
            <w:shd w:val="clear" w:color="auto" w:fill="auto"/>
          </w:tcPr>
          <w:p w14:paraId="17E47783" w14:textId="77777777" w:rsidR="007053D1" w:rsidRDefault="007053D1" w:rsidP="005303FF">
            <w:pPr>
              <w:pStyle w:val="Tekstpodstawowy"/>
              <w:spacing w:line="360" w:lineRule="auto"/>
              <w:jc w:val="both"/>
            </w:pPr>
          </w:p>
        </w:tc>
        <w:tc>
          <w:tcPr>
            <w:tcW w:w="1701" w:type="dxa"/>
            <w:shd w:val="clear" w:color="auto" w:fill="auto"/>
          </w:tcPr>
          <w:p w14:paraId="32C9A7D2" w14:textId="77777777" w:rsidR="007053D1" w:rsidRDefault="007053D1" w:rsidP="005303FF">
            <w:pPr>
              <w:pStyle w:val="Tekstpodstawowy"/>
              <w:spacing w:line="360" w:lineRule="auto"/>
              <w:jc w:val="both"/>
            </w:pPr>
            <w:r>
              <w:t>title</w:t>
            </w:r>
          </w:p>
        </w:tc>
        <w:tc>
          <w:tcPr>
            <w:tcW w:w="1701" w:type="dxa"/>
            <w:shd w:val="clear" w:color="auto" w:fill="auto"/>
          </w:tcPr>
          <w:p w14:paraId="7D37E4D9" w14:textId="77777777" w:rsidR="007053D1" w:rsidRDefault="007053D1" w:rsidP="005303FF">
            <w:pPr>
              <w:pStyle w:val="Tekstpodstawowy"/>
              <w:spacing w:line="360" w:lineRule="auto"/>
              <w:jc w:val="both"/>
            </w:pPr>
            <w:proofErr w:type="gramStart"/>
            <w:r>
              <w:t>varchar(</w:t>
            </w:r>
            <w:proofErr w:type="gramEnd"/>
            <w:r>
              <w:t>150)</w:t>
            </w:r>
          </w:p>
        </w:tc>
        <w:tc>
          <w:tcPr>
            <w:tcW w:w="3397" w:type="dxa"/>
            <w:vMerge/>
            <w:shd w:val="clear" w:color="auto" w:fill="auto"/>
          </w:tcPr>
          <w:p w14:paraId="6453568F" w14:textId="77777777" w:rsidR="007053D1" w:rsidRDefault="007053D1" w:rsidP="005303FF">
            <w:pPr>
              <w:pStyle w:val="Tekstpodstawowy"/>
              <w:spacing w:line="360" w:lineRule="auto"/>
              <w:jc w:val="both"/>
            </w:pPr>
          </w:p>
        </w:tc>
      </w:tr>
      <w:tr w:rsidR="007053D1" w14:paraId="57B36B3F" w14:textId="77777777" w:rsidTr="008A4534">
        <w:trPr>
          <w:trHeight w:val="272"/>
        </w:trPr>
        <w:tc>
          <w:tcPr>
            <w:tcW w:w="2263" w:type="dxa"/>
            <w:vMerge w:val="restart"/>
            <w:shd w:val="clear" w:color="auto" w:fill="auto"/>
          </w:tcPr>
          <w:p w14:paraId="07AA334B" w14:textId="77777777" w:rsidR="007053D1" w:rsidRDefault="007053D1" w:rsidP="005303FF">
            <w:pPr>
              <w:pStyle w:val="Tekstpodstawowy"/>
              <w:spacing w:line="360" w:lineRule="auto"/>
              <w:jc w:val="both"/>
            </w:pPr>
            <w:r>
              <w:lastRenderedPageBreak/>
              <w:t>event</w:t>
            </w:r>
          </w:p>
        </w:tc>
        <w:tc>
          <w:tcPr>
            <w:tcW w:w="1701" w:type="dxa"/>
            <w:shd w:val="clear" w:color="auto" w:fill="auto"/>
          </w:tcPr>
          <w:p w14:paraId="277E7E05" w14:textId="77777777" w:rsidR="007053D1" w:rsidRDefault="007053D1" w:rsidP="005303FF">
            <w:pPr>
              <w:pStyle w:val="Tekstpodstawowy"/>
              <w:spacing w:line="360" w:lineRule="auto"/>
              <w:jc w:val="both"/>
            </w:pPr>
            <w:r>
              <w:t>id</w:t>
            </w:r>
          </w:p>
        </w:tc>
        <w:tc>
          <w:tcPr>
            <w:tcW w:w="1701" w:type="dxa"/>
            <w:shd w:val="clear" w:color="auto" w:fill="auto"/>
          </w:tcPr>
          <w:p w14:paraId="3AB53B04" w14:textId="77777777" w:rsidR="007053D1" w:rsidRDefault="007053D1" w:rsidP="005303FF">
            <w:pPr>
              <w:pStyle w:val="Tekstpodstawowy"/>
              <w:spacing w:line="360" w:lineRule="auto"/>
              <w:jc w:val="both"/>
            </w:pPr>
            <w:r>
              <w:t>int</w:t>
            </w:r>
          </w:p>
        </w:tc>
        <w:tc>
          <w:tcPr>
            <w:tcW w:w="3397" w:type="dxa"/>
            <w:vMerge w:val="restart"/>
            <w:shd w:val="clear" w:color="auto" w:fill="auto"/>
          </w:tcPr>
          <w:p w14:paraId="55A5E0F1" w14:textId="0FDD891C" w:rsidR="007053D1" w:rsidRDefault="007053D1" w:rsidP="005303FF">
            <w:pPr>
              <w:pStyle w:val="Tekstpodstawowy"/>
              <w:spacing w:line="360" w:lineRule="auto"/>
              <w:jc w:val="both"/>
            </w:pPr>
            <w:r>
              <w:t>Przechowuje podstawowe dane wydarzenia</w:t>
            </w:r>
          </w:p>
        </w:tc>
      </w:tr>
      <w:tr w:rsidR="007053D1" w14:paraId="7E648EC9" w14:textId="77777777" w:rsidTr="008A4534">
        <w:trPr>
          <w:trHeight w:val="309"/>
        </w:trPr>
        <w:tc>
          <w:tcPr>
            <w:tcW w:w="2263" w:type="dxa"/>
            <w:vMerge/>
            <w:shd w:val="clear" w:color="auto" w:fill="auto"/>
          </w:tcPr>
          <w:p w14:paraId="192626BB" w14:textId="77777777" w:rsidR="007053D1" w:rsidRDefault="007053D1" w:rsidP="005303FF">
            <w:pPr>
              <w:pStyle w:val="Tekstpodstawowy"/>
              <w:spacing w:line="360" w:lineRule="auto"/>
              <w:jc w:val="both"/>
            </w:pPr>
          </w:p>
        </w:tc>
        <w:tc>
          <w:tcPr>
            <w:tcW w:w="1701" w:type="dxa"/>
            <w:shd w:val="clear" w:color="auto" w:fill="auto"/>
          </w:tcPr>
          <w:p w14:paraId="67A89B6A" w14:textId="77777777" w:rsidR="007053D1" w:rsidRDefault="007053D1" w:rsidP="005303FF">
            <w:pPr>
              <w:pStyle w:val="Tekstpodstawowy"/>
              <w:spacing w:line="360" w:lineRule="auto"/>
              <w:jc w:val="both"/>
            </w:pPr>
            <w:r>
              <w:t>title</w:t>
            </w:r>
          </w:p>
        </w:tc>
        <w:tc>
          <w:tcPr>
            <w:tcW w:w="1701" w:type="dxa"/>
            <w:shd w:val="clear" w:color="auto" w:fill="auto"/>
          </w:tcPr>
          <w:p w14:paraId="4A5F1649" w14:textId="77777777" w:rsidR="007053D1" w:rsidRDefault="007053D1" w:rsidP="005303FF">
            <w:pPr>
              <w:pStyle w:val="Tekstpodstawowy"/>
              <w:spacing w:line="360" w:lineRule="auto"/>
              <w:jc w:val="both"/>
            </w:pPr>
            <w:proofErr w:type="gramStart"/>
            <w:r>
              <w:t>varchar(</w:t>
            </w:r>
            <w:proofErr w:type="gramEnd"/>
            <w:r>
              <w:t>250)</w:t>
            </w:r>
          </w:p>
        </w:tc>
        <w:tc>
          <w:tcPr>
            <w:tcW w:w="3397" w:type="dxa"/>
            <w:vMerge/>
            <w:shd w:val="clear" w:color="auto" w:fill="auto"/>
          </w:tcPr>
          <w:p w14:paraId="3CE6D41F" w14:textId="77777777" w:rsidR="007053D1" w:rsidRDefault="007053D1" w:rsidP="005303FF">
            <w:pPr>
              <w:pStyle w:val="Tekstpodstawowy"/>
              <w:spacing w:line="360" w:lineRule="auto"/>
              <w:jc w:val="both"/>
            </w:pPr>
          </w:p>
        </w:tc>
      </w:tr>
      <w:tr w:rsidR="007053D1" w14:paraId="798C3BC6" w14:textId="77777777" w:rsidTr="008A4534">
        <w:trPr>
          <w:trHeight w:val="253"/>
        </w:trPr>
        <w:tc>
          <w:tcPr>
            <w:tcW w:w="2263" w:type="dxa"/>
            <w:vMerge/>
            <w:shd w:val="clear" w:color="auto" w:fill="auto"/>
          </w:tcPr>
          <w:p w14:paraId="72C6B9F1" w14:textId="77777777" w:rsidR="007053D1" w:rsidRDefault="007053D1" w:rsidP="005303FF">
            <w:pPr>
              <w:pStyle w:val="Tekstpodstawowy"/>
              <w:spacing w:line="360" w:lineRule="auto"/>
              <w:jc w:val="both"/>
            </w:pPr>
          </w:p>
        </w:tc>
        <w:tc>
          <w:tcPr>
            <w:tcW w:w="1701" w:type="dxa"/>
            <w:shd w:val="clear" w:color="auto" w:fill="auto"/>
          </w:tcPr>
          <w:p w14:paraId="4CD83561" w14:textId="77777777" w:rsidR="007053D1" w:rsidRDefault="007053D1" w:rsidP="005303FF">
            <w:pPr>
              <w:pStyle w:val="Tekstpodstawowy"/>
              <w:spacing w:line="360" w:lineRule="auto"/>
              <w:jc w:val="both"/>
            </w:pPr>
            <w:r>
              <w:t>city</w:t>
            </w:r>
          </w:p>
        </w:tc>
        <w:tc>
          <w:tcPr>
            <w:tcW w:w="1701" w:type="dxa"/>
            <w:shd w:val="clear" w:color="auto" w:fill="auto"/>
          </w:tcPr>
          <w:p w14:paraId="1D84BA8F" w14:textId="77777777" w:rsidR="007053D1" w:rsidRDefault="007053D1" w:rsidP="005303FF">
            <w:pPr>
              <w:pStyle w:val="Tekstpodstawowy"/>
              <w:spacing w:line="360" w:lineRule="auto"/>
              <w:jc w:val="both"/>
            </w:pPr>
            <w:proofErr w:type="gramStart"/>
            <w:r>
              <w:t>varchar(</w:t>
            </w:r>
            <w:proofErr w:type="gramEnd"/>
            <w:r>
              <w:t>250)</w:t>
            </w:r>
          </w:p>
        </w:tc>
        <w:tc>
          <w:tcPr>
            <w:tcW w:w="3397" w:type="dxa"/>
            <w:vMerge/>
            <w:shd w:val="clear" w:color="auto" w:fill="auto"/>
          </w:tcPr>
          <w:p w14:paraId="07F5BE25" w14:textId="77777777" w:rsidR="007053D1" w:rsidRDefault="007053D1" w:rsidP="005303FF">
            <w:pPr>
              <w:pStyle w:val="Tekstpodstawowy"/>
              <w:spacing w:line="360" w:lineRule="auto"/>
              <w:jc w:val="both"/>
            </w:pPr>
          </w:p>
        </w:tc>
      </w:tr>
      <w:tr w:rsidR="007053D1" w14:paraId="68D273FA" w14:textId="77777777" w:rsidTr="008A4534">
        <w:trPr>
          <w:trHeight w:val="262"/>
        </w:trPr>
        <w:tc>
          <w:tcPr>
            <w:tcW w:w="2263" w:type="dxa"/>
            <w:vMerge/>
            <w:shd w:val="clear" w:color="auto" w:fill="auto"/>
          </w:tcPr>
          <w:p w14:paraId="13DE0CD3" w14:textId="77777777" w:rsidR="007053D1" w:rsidRDefault="007053D1" w:rsidP="005303FF">
            <w:pPr>
              <w:pStyle w:val="Tekstpodstawowy"/>
              <w:spacing w:line="360" w:lineRule="auto"/>
              <w:jc w:val="both"/>
            </w:pPr>
          </w:p>
        </w:tc>
        <w:tc>
          <w:tcPr>
            <w:tcW w:w="1701" w:type="dxa"/>
            <w:shd w:val="clear" w:color="auto" w:fill="auto"/>
          </w:tcPr>
          <w:p w14:paraId="489EB1B9" w14:textId="77777777" w:rsidR="007053D1" w:rsidRDefault="007053D1" w:rsidP="005303FF">
            <w:pPr>
              <w:pStyle w:val="Tekstpodstawowy"/>
              <w:spacing w:line="360" w:lineRule="auto"/>
              <w:jc w:val="both"/>
            </w:pPr>
            <w:r>
              <w:t>description</w:t>
            </w:r>
          </w:p>
        </w:tc>
        <w:tc>
          <w:tcPr>
            <w:tcW w:w="1701" w:type="dxa"/>
            <w:shd w:val="clear" w:color="auto" w:fill="auto"/>
          </w:tcPr>
          <w:p w14:paraId="0B14F375" w14:textId="77777777" w:rsidR="007053D1" w:rsidRDefault="007053D1" w:rsidP="005303FF">
            <w:pPr>
              <w:pStyle w:val="Tekstpodstawowy"/>
              <w:spacing w:line="360" w:lineRule="auto"/>
              <w:jc w:val="both"/>
            </w:pPr>
            <w:proofErr w:type="gramStart"/>
            <w:r>
              <w:t>varchar(</w:t>
            </w:r>
            <w:proofErr w:type="gramEnd"/>
            <w:r>
              <w:t>1000)</w:t>
            </w:r>
          </w:p>
        </w:tc>
        <w:tc>
          <w:tcPr>
            <w:tcW w:w="3397" w:type="dxa"/>
            <w:vMerge/>
            <w:shd w:val="clear" w:color="auto" w:fill="auto"/>
          </w:tcPr>
          <w:p w14:paraId="3DCC7C89" w14:textId="77777777" w:rsidR="007053D1" w:rsidRDefault="007053D1" w:rsidP="005303FF">
            <w:pPr>
              <w:pStyle w:val="Tekstpodstawowy"/>
              <w:spacing w:line="360" w:lineRule="auto"/>
              <w:jc w:val="both"/>
            </w:pPr>
          </w:p>
        </w:tc>
      </w:tr>
      <w:tr w:rsidR="007053D1" w14:paraId="7335E920" w14:textId="77777777" w:rsidTr="008A4534">
        <w:trPr>
          <w:trHeight w:val="309"/>
        </w:trPr>
        <w:tc>
          <w:tcPr>
            <w:tcW w:w="2263" w:type="dxa"/>
            <w:vMerge/>
            <w:shd w:val="clear" w:color="auto" w:fill="auto"/>
          </w:tcPr>
          <w:p w14:paraId="6CB82059" w14:textId="77777777" w:rsidR="007053D1" w:rsidRDefault="007053D1" w:rsidP="005303FF">
            <w:pPr>
              <w:pStyle w:val="Tekstpodstawowy"/>
              <w:spacing w:line="360" w:lineRule="auto"/>
              <w:jc w:val="both"/>
            </w:pPr>
          </w:p>
        </w:tc>
        <w:tc>
          <w:tcPr>
            <w:tcW w:w="1701" w:type="dxa"/>
            <w:shd w:val="clear" w:color="auto" w:fill="auto"/>
          </w:tcPr>
          <w:p w14:paraId="6EBDF110" w14:textId="77777777" w:rsidR="007053D1" w:rsidRDefault="007053D1" w:rsidP="005303FF">
            <w:pPr>
              <w:pStyle w:val="Tekstpodstawowy"/>
              <w:spacing w:line="360" w:lineRule="auto"/>
              <w:jc w:val="both"/>
            </w:pPr>
            <w:r>
              <w:t>street</w:t>
            </w:r>
          </w:p>
        </w:tc>
        <w:tc>
          <w:tcPr>
            <w:tcW w:w="1701" w:type="dxa"/>
            <w:shd w:val="clear" w:color="auto" w:fill="auto"/>
          </w:tcPr>
          <w:p w14:paraId="07D5E109" w14:textId="77777777" w:rsidR="007053D1" w:rsidRDefault="007053D1" w:rsidP="005303FF">
            <w:pPr>
              <w:pStyle w:val="Tekstpodstawowy"/>
              <w:spacing w:line="360" w:lineRule="auto"/>
              <w:jc w:val="both"/>
            </w:pPr>
            <w:proofErr w:type="gramStart"/>
            <w:r>
              <w:t>varchar(</w:t>
            </w:r>
            <w:proofErr w:type="gramEnd"/>
            <w:r>
              <w:t>250)</w:t>
            </w:r>
          </w:p>
        </w:tc>
        <w:tc>
          <w:tcPr>
            <w:tcW w:w="3397" w:type="dxa"/>
            <w:vMerge/>
            <w:shd w:val="clear" w:color="auto" w:fill="auto"/>
          </w:tcPr>
          <w:p w14:paraId="3326D13D" w14:textId="77777777" w:rsidR="007053D1" w:rsidRDefault="007053D1" w:rsidP="005303FF">
            <w:pPr>
              <w:pStyle w:val="Tekstpodstawowy"/>
              <w:spacing w:line="360" w:lineRule="auto"/>
              <w:jc w:val="both"/>
            </w:pPr>
          </w:p>
        </w:tc>
      </w:tr>
      <w:tr w:rsidR="007053D1" w14:paraId="3870B570" w14:textId="77777777" w:rsidTr="008A4534">
        <w:trPr>
          <w:trHeight w:val="254"/>
        </w:trPr>
        <w:tc>
          <w:tcPr>
            <w:tcW w:w="2263" w:type="dxa"/>
            <w:vMerge/>
            <w:shd w:val="clear" w:color="auto" w:fill="auto"/>
          </w:tcPr>
          <w:p w14:paraId="763D53E7" w14:textId="77777777" w:rsidR="007053D1" w:rsidRDefault="007053D1" w:rsidP="005303FF">
            <w:pPr>
              <w:pStyle w:val="Tekstpodstawowy"/>
              <w:spacing w:line="360" w:lineRule="auto"/>
              <w:jc w:val="both"/>
            </w:pPr>
          </w:p>
        </w:tc>
        <w:tc>
          <w:tcPr>
            <w:tcW w:w="1701" w:type="dxa"/>
            <w:shd w:val="clear" w:color="auto" w:fill="auto"/>
          </w:tcPr>
          <w:p w14:paraId="29C8B8AF" w14:textId="77777777" w:rsidR="007053D1" w:rsidRDefault="007053D1" w:rsidP="005303FF">
            <w:pPr>
              <w:pStyle w:val="Tekstpodstawowy"/>
              <w:spacing w:line="360" w:lineRule="auto"/>
              <w:jc w:val="both"/>
            </w:pPr>
            <w:r>
              <w:t>street_number</w:t>
            </w:r>
          </w:p>
        </w:tc>
        <w:tc>
          <w:tcPr>
            <w:tcW w:w="1701" w:type="dxa"/>
            <w:shd w:val="clear" w:color="auto" w:fill="auto"/>
          </w:tcPr>
          <w:p w14:paraId="1461DD7B" w14:textId="77777777" w:rsidR="007053D1" w:rsidRDefault="007053D1" w:rsidP="005303FF">
            <w:pPr>
              <w:pStyle w:val="Tekstpodstawowy"/>
              <w:spacing w:line="360" w:lineRule="auto"/>
              <w:jc w:val="both"/>
            </w:pPr>
            <w:proofErr w:type="gramStart"/>
            <w:r>
              <w:t>varchar(</w:t>
            </w:r>
            <w:proofErr w:type="gramEnd"/>
            <w:r>
              <w:t>20)</w:t>
            </w:r>
          </w:p>
        </w:tc>
        <w:tc>
          <w:tcPr>
            <w:tcW w:w="3397" w:type="dxa"/>
            <w:vMerge/>
            <w:shd w:val="clear" w:color="auto" w:fill="auto"/>
          </w:tcPr>
          <w:p w14:paraId="097A6B3D" w14:textId="77777777" w:rsidR="007053D1" w:rsidRDefault="007053D1" w:rsidP="005303FF">
            <w:pPr>
              <w:pStyle w:val="Tekstpodstawowy"/>
              <w:spacing w:line="360" w:lineRule="auto"/>
              <w:jc w:val="both"/>
            </w:pPr>
          </w:p>
        </w:tc>
      </w:tr>
      <w:tr w:rsidR="007053D1" w14:paraId="633A8F7A" w14:textId="77777777" w:rsidTr="008A4534">
        <w:trPr>
          <w:trHeight w:val="123"/>
        </w:trPr>
        <w:tc>
          <w:tcPr>
            <w:tcW w:w="2263" w:type="dxa"/>
            <w:vMerge/>
            <w:shd w:val="clear" w:color="auto" w:fill="auto"/>
          </w:tcPr>
          <w:p w14:paraId="56ED5EF4" w14:textId="77777777" w:rsidR="007053D1" w:rsidRDefault="007053D1" w:rsidP="005303FF">
            <w:pPr>
              <w:pStyle w:val="Tekstpodstawowy"/>
              <w:spacing w:line="360" w:lineRule="auto"/>
              <w:jc w:val="both"/>
            </w:pPr>
          </w:p>
        </w:tc>
        <w:tc>
          <w:tcPr>
            <w:tcW w:w="1701" w:type="dxa"/>
            <w:shd w:val="clear" w:color="auto" w:fill="auto"/>
          </w:tcPr>
          <w:p w14:paraId="6B60AB9A" w14:textId="77777777" w:rsidR="007053D1" w:rsidRDefault="007053D1" w:rsidP="005303FF">
            <w:pPr>
              <w:pStyle w:val="Tekstpodstawowy"/>
              <w:spacing w:line="360" w:lineRule="auto"/>
              <w:jc w:val="both"/>
            </w:pPr>
            <w:r>
              <w:t>entry_price</w:t>
            </w:r>
          </w:p>
        </w:tc>
        <w:tc>
          <w:tcPr>
            <w:tcW w:w="1701" w:type="dxa"/>
            <w:shd w:val="clear" w:color="auto" w:fill="auto"/>
          </w:tcPr>
          <w:p w14:paraId="76A42189" w14:textId="77777777" w:rsidR="007053D1" w:rsidRDefault="007053D1" w:rsidP="005303FF">
            <w:pPr>
              <w:pStyle w:val="Tekstpodstawowy"/>
              <w:spacing w:line="360" w:lineRule="auto"/>
              <w:jc w:val="both"/>
            </w:pPr>
            <w:proofErr w:type="gramStart"/>
            <w:r>
              <w:t>decimal(</w:t>
            </w:r>
            <w:proofErr w:type="gramEnd"/>
            <w:r>
              <w:t>10,2)</w:t>
            </w:r>
          </w:p>
        </w:tc>
        <w:tc>
          <w:tcPr>
            <w:tcW w:w="3397" w:type="dxa"/>
            <w:vMerge/>
            <w:shd w:val="clear" w:color="auto" w:fill="auto"/>
          </w:tcPr>
          <w:p w14:paraId="11A788DF" w14:textId="77777777" w:rsidR="007053D1" w:rsidRDefault="007053D1" w:rsidP="005303FF">
            <w:pPr>
              <w:pStyle w:val="Tekstpodstawowy"/>
              <w:spacing w:line="360" w:lineRule="auto"/>
              <w:jc w:val="both"/>
            </w:pPr>
          </w:p>
        </w:tc>
      </w:tr>
      <w:tr w:rsidR="007053D1" w14:paraId="4B339F80" w14:textId="77777777" w:rsidTr="008A4534">
        <w:trPr>
          <w:trHeight w:val="170"/>
        </w:trPr>
        <w:tc>
          <w:tcPr>
            <w:tcW w:w="2263" w:type="dxa"/>
            <w:vMerge/>
            <w:shd w:val="clear" w:color="auto" w:fill="auto"/>
          </w:tcPr>
          <w:p w14:paraId="589F2B90" w14:textId="77777777" w:rsidR="007053D1" w:rsidRDefault="007053D1" w:rsidP="005303FF">
            <w:pPr>
              <w:pStyle w:val="Tekstpodstawowy"/>
              <w:spacing w:line="360" w:lineRule="auto"/>
              <w:jc w:val="both"/>
            </w:pPr>
          </w:p>
        </w:tc>
        <w:tc>
          <w:tcPr>
            <w:tcW w:w="1701" w:type="dxa"/>
            <w:shd w:val="clear" w:color="auto" w:fill="auto"/>
          </w:tcPr>
          <w:p w14:paraId="6D5710E5" w14:textId="77777777" w:rsidR="007053D1" w:rsidRDefault="007053D1" w:rsidP="005303FF">
            <w:pPr>
              <w:pStyle w:val="Tekstpodstawowy"/>
              <w:spacing w:line="360" w:lineRule="auto"/>
              <w:jc w:val="both"/>
            </w:pPr>
            <w:r>
              <w:t>participants_amount</w:t>
            </w:r>
          </w:p>
        </w:tc>
        <w:tc>
          <w:tcPr>
            <w:tcW w:w="1701" w:type="dxa"/>
            <w:shd w:val="clear" w:color="auto" w:fill="auto"/>
          </w:tcPr>
          <w:p w14:paraId="40301C60" w14:textId="77777777" w:rsidR="007053D1" w:rsidRDefault="007053D1" w:rsidP="005303FF">
            <w:pPr>
              <w:pStyle w:val="Tekstpodstawowy"/>
              <w:spacing w:line="360" w:lineRule="auto"/>
              <w:jc w:val="both"/>
            </w:pPr>
            <w:r>
              <w:t>int</w:t>
            </w:r>
          </w:p>
        </w:tc>
        <w:tc>
          <w:tcPr>
            <w:tcW w:w="3397" w:type="dxa"/>
            <w:vMerge/>
            <w:shd w:val="clear" w:color="auto" w:fill="auto"/>
          </w:tcPr>
          <w:p w14:paraId="10BD5A08" w14:textId="77777777" w:rsidR="007053D1" w:rsidRDefault="007053D1" w:rsidP="005303FF">
            <w:pPr>
              <w:pStyle w:val="Tekstpodstawowy"/>
              <w:spacing w:line="360" w:lineRule="auto"/>
              <w:jc w:val="both"/>
            </w:pPr>
          </w:p>
        </w:tc>
      </w:tr>
      <w:tr w:rsidR="007053D1" w14:paraId="3296E180" w14:textId="77777777" w:rsidTr="008A4534">
        <w:trPr>
          <w:trHeight w:val="150"/>
        </w:trPr>
        <w:tc>
          <w:tcPr>
            <w:tcW w:w="2263" w:type="dxa"/>
            <w:vMerge/>
            <w:shd w:val="clear" w:color="auto" w:fill="auto"/>
          </w:tcPr>
          <w:p w14:paraId="167ACCFE" w14:textId="77777777" w:rsidR="007053D1" w:rsidRDefault="007053D1" w:rsidP="005303FF">
            <w:pPr>
              <w:pStyle w:val="Tekstpodstawowy"/>
              <w:spacing w:line="360" w:lineRule="auto"/>
              <w:jc w:val="both"/>
            </w:pPr>
          </w:p>
        </w:tc>
        <w:tc>
          <w:tcPr>
            <w:tcW w:w="1701" w:type="dxa"/>
            <w:shd w:val="clear" w:color="auto" w:fill="auto"/>
          </w:tcPr>
          <w:p w14:paraId="0016D770" w14:textId="77777777" w:rsidR="007053D1" w:rsidRDefault="007053D1" w:rsidP="005303FF">
            <w:pPr>
              <w:pStyle w:val="Tekstpodstawowy"/>
              <w:spacing w:line="360" w:lineRule="auto"/>
              <w:jc w:val="both"/>
            </w:pPr>
            <w:r>
              <w:t>avatar</w:t>
            </w:r>
          </w:p>
        </w:tc>
        <w:tc>
          <w:tcPr>
            <w:tcW w:w="1701" w:type="dxa"/>
            <w:shd w:val="clear" w:color="auto" w:fill="auto"/>
          </w:tcPr>
          <w:p w14:paraId="075388C8" w14:textId="77777777" w:rsidR="007053D1" w:rsidRDefault="007053D1" w:rsidP="005303FF">
            <w:pPr>
              <w:pStyle w:val="Tekstpodstawowy"/>
              <w:spacing w:line="360" w:lineRule="auto"/>
              <w:jc w:val="both"/>
            </w:pPr>
            <w:proofErr w:type="gramStart"/>
            <w:r>
              <w:t>varchar(</w:t>
            </w:r>
            <w:proofErr w:type="gramEnd"/>
            <w:r>
              <w:t>MAX)</w:t>
            </w:r>
          </w:p>
        </w:tc>
        <w:tc>
          <w:tcPr>
            <w:tcW w:w="3397" w:type="dxa"/>
            <w:vMerge/>
            <w:shd w:val="clear" w:color="auto" w:fill="auto"/>
          </w:tcPr>
          <w:p w14:paraId="2AB310C3" w14:textId="77777777" w:rsidR="007053D1" w:rsidRDefault="007053D1" w:rsidP="005303FF">
            <w:pPr>
              <w:pStyle w:val="Tekstpodstawowy"/>
              <w:spacing w:line="360" w:lineRule="auto"/>
              <w:jc w:val="both"/>
            </w:pPr>
          </w:p>
        </w:tc>
      </w:tr>
      <w:tr w:rsidR="007053D1" w14:paraId="4BD4C479" w14:textId="77777777" w:rsidTr="008A4534">
        <w:trPr>
          <w:trHeight w:val="207"/>
        </w:trPr>
        <w:tc>
          <w:tcPr>
            <w:tcW w:w="2263" w:type="dxa"/>
            <w:vMerge/>
            <w:shd w:val="clear" w:color="auto" w:fill="auto"/>
          </w:tcPr>
          <w:p w14:paraId="6155B8E6" w14:textId="77777777" w:rsidR="007053D1" w:rsidRDefault="007053D1" w:rsidP="005303FF">
            <w:pPr>
              <w:pStyle w:val="Tekstpodstawowy"/>
              <w:spacing w:line="360" w:lineRule="auto"/>
              <w:jc w:val="both"/>
            </w:pPr>
          </w:p>
        </w:tc>
        <w:tc>
          <w:tcPr>
            <w:tcW w:w="1701" w:type="dxa"/>
            <w:shd w:val="clear" w:color="auto" w:fill="auto"/>
          </w:tcPr>
          <w:p w14:paraId="30A341BF" w14:textId="77777777" w:rsidR="007053D1" w:rsidRDefault="007053D1" w:rsidP="005303FF">
            <w:pPr>
              <w:pStyle w:val="Tekstpodstawowy"/>
              <w:spacing w:line="360" w:lineRule="auto"/>
              <w:jc w:val="both"/>
            </w:pPr>
            <w:r>
              <w:t>background</w:t>
            </w:r>
          </w:p>
        </w:tc>
        <w:tc>
          <w:tcPr>
            <w:tcW w:w="1701" w:type="dxa"/>
            <w:shd w:val="clear" w:color="auto" w:fill="auto"/>
          </w:tcPr>
          <w:p w14:paraId="021E0F56" w14:textId="77777777" w:rsidR="007053D1" w:rsidRDefault="007053D1" w:rsidP="005303FF">
            <w:pPr>
              <w:pStyle w:val="Tekstpodstawowy"/>
              <w:spacing w:line="360" w:lineRule="auto"/>
              <w:jc w:val="both"/>
            </w:pPr>
            <w:proofErr w:type="gramStart"/>
            <w:r>
              <w:t>varchar(</w:t>
            </w:r>
            <w:proofErr w:type="gramEnd"/>
            <w:r>
              <w:t>MAX)</w:t>
            </w:r>
          </w:p>
        </w:tc>
        <w:tc>
          <w:tcPr>
            <w:tcW w:w="3397" w:type="dxa"/>
            <w:vMerge/>
            <w:shd w:val="clear" w:color="auto" w:fill="auto"/>
          </w:tcPr>
          <w:p w14:paraId="563F0CA4" w14:textId="77777777" w:rsidR="007053D1" w:rsidRDefault="007053D1" w:rsidP="005303FF">
            <w:pPr>
              <w:pStyle w:val="Tekstpodstawowy"/>
              <w:spacing w:line="360" w:lineRule="auto"/>
              <w:jc w:val="both"/>
            </w:pPr>
          </w:p>
        </w:tc>
      </w:tr>
      <w:tr w:rsidR="007053D1" w14:paraId="2F86E777" w14:textId="77777777" w:rsidTr="008A4534">
        <w:trPr>
          <w:trHeight w:val="262"/>
        </w:trPr>
        <w:tc>
          <w:tcPr>
            <w:tcW w:w="2263" w:type="dxa"/>
            <w:vMerge/>
            <w:shd w:val="clear" w:color="auto" w:fill="auto"/>
          </w:tcPr>
          <w:p w14:paraId="3C823F15" w14:textId="77777777" w:rsidR="007053D1" w:rsidRDefault="007053D1" w:rsidP="005303FF">
            <w:pPr>
              <w:pStyle w:val="Tekstpodstawowy"/>
              <w:spacing w:line="360" w:lineRule="auto"/>
              <w:jc w:val="both"/>
            </w:pPr>
          </w:p>
        </w:tc>
        <w:tc>
          <w:tcPr>
            <w:tcW w:w="1701" w:type="dxa"/>
            <w:shd w:val="clear" w:color="auto" w:fill="auto"/>
          </w:tcPr>
          <w:p w14:paraId="6BBADC65" w14:textId="77777777" w:rsidR="007053D1" w:rsidRDefault="007053D1" w:rsidP="005303FF">
            <w:pPr>
              <w:pStyle w:val="Tekstpodstawowy"/>
              <w:spacing w:line="360" w:lineRule="auto"/>
              <w:jc w:val="both"/>
            </w:pPr>
            <w:r>
              <w:t>date</w:t>
            </w:r>
          </w:p>
        </w:tc>
        <w:tc>
          <w:tcPr>
            <w:tcW w:w="1701" w:type="dxa"/>
            <w:shd w:val="clear" w:color="auto" w:fill="auto"/>
          </w:tcPr>
          <w:p w14:paraId="7AA611BD" w14:textId="77777777" w:rsidR="007053D1" w:rsidRDefault="007053D1" w:rsidP="005303FF">
            <w:pPr>
              <w:pStyle w:val="Tekstpodstawowy"/>
              <w:spacing w:line="360" w:lineRule="auto"/>
              <w:jc w:val="both"/>
            </w:pPr>
            <w:r w:rsidRPr="00A06B54">
              <w:t>datetime2(7)</w:t>
            </w:r>
          </w:p>
        </w:tc>
        <w:tc>
          <w:tcPr>
            <w:tcW w:w="3397" w:type="dxa"/>
            <w:vMerge/>
            <w:shd w:val="clear" w:color="auto" w:fill="auto"/>
          </w:tcPr>
          <w:p w14:paraId="50037406" w14:textId="77777777" w:rsidR="007053D1" w:rsidRDefault="007053D1" w:rsidP="005303FF">
            <w:pPr>
              <w:pStyle w:val="Tekstpodstawowy"/>
              <w:spacing w:line="360" w:lineRule="auto"/>
              <w:jc w:val="both"/>
            </w:pPr>
          </w:p>
        </w:tc>
      </w:tr>
      <w:tr w:rsidR="007053D1" w14:paraId="2F76BF55" w14:textId="77777777" w:rsidTr="008A4534">
        <w:trPr>
          <w:trHeight w:val="263"/>
        </w:trPr>
        <w:tc>
          <w:tcPr>
            <w:tcW w:w="2263" w:type="dxa"/>
            <w:vMerge/>
            <w:shd w:val="clear" w:color="auto" w:fill="auto"/>
          </w:tcPr>
          <w:p w14:paraId="656A9F8A" w14:textId="77777777" w:rsidR="007053D1" w:rsidRDefault="007053D1" w:rsidP="005303FF">
            <w:pPr>
              <w:pStyle w:val="Tekstpodstawowy"/>
              <w:spacing w:line="360" w:lineRule="auto"/>
              <w:jc w:val="both"/>
            </w:pPr>
          </w:p>
        </w:tc>
        <w:tc>
          <w:tcPr>
            <w:tcW w:w="1701" w:type="dxa"/>
            <w:shd w:val="clear" w:color="auto" w:fill="auto"/>
          </w:tcPr>
          <w:p w14:paraId="46774CC5" w14:textId="77777777" w:rsidR="007053D1" w:rsidRDefault="007053D1" w:rsidP="005303FF">
            <w:pPr>
              <w:pStyle w:val="Tekstpodstawowy"/>
              <w:spacing w:line="360" w:lineRule="auto"/>
              <w:jc w:val="both"/>
            </w:pPr>
            <w:r>
              <w:t>creator_id</w:t>
            </w:r>
          </w:p>
        </w:tc>
        <w:tc>
          <w:tcPr>
            <w:tcW w:w="1701" w:type="dxa"/>
            <w:shd w:val="clear" w:color="auto" w:fill="auto"/>
          </w:tcPr>
          <w:p w14:paraId="69C90106" w14:textId="77777777" w:rsidR="007053D1" w:rsidRDefault="007053D1" w:rsidP="005303FF">
            <w:pPr>
              <w:pStyle w:val="Tekstpodstawowy"/>
              <w:spacing w:line="360" w:lineRule="auto"/>
              <w:jc w:val="both"/>
            </w:pPr>
            <w:r>
              <w:t>int</w:t>
            </w:r>
          </w:p>
        </w:tc>
        <w:tc>
          <w:tcPr>
            <w:tcW w:w="3397" w:type="dxa"/>
            <w:vMerge/>
            <w:shd w:val="clear" w:color="auto" w:fill="auto"/>
          </w:tcPr>
          <w:p w14:paraId="5F392CC1" w14:textId="77777777" w:rsidR="007053D1" w:rsidRDefault="007053D1" w:rsidP="005303FF">
            <w:pPr>
              <w:pStyle w:val="Tekstpodstawowy"/>
              <w:spacing w:line="360" w:lineRule="auto"/>
              <w:jc w:val="both"/>
            </w:pPr>
          </w:p>
        </w:tc>
      </w:tr>
      <w:tr w:rsidR="007053D1" w14:paraId="432661F4" w14:textId="77777777" w:rsidTr="008A4534">
        <w:trPr>
          <w:trHeight w:val="179"/>
        </w:trPr>
        <w:tc>
          <w:tcPr>
            <w:tcW w:w="2263" w:type="dxa"/>
            <w:vMerge w:val="restart"/>
            <w:shd w:val="clear" w:color="auto" w:fill="auto"/>
          </w:tcPr>
          <w:p w14:paraId="7996E3D6" w14:textId="77777777" w:rsidR="007053D1" w:rsidRDefault="007053D1" w:rsidP="005303FF">
            <w:pPr>
              <w:pStyle w:val="Tekstpodstawowy"/>
              <w:spacing w:line="360" w:lineRule="auto"/>
              <w:jc w:val="both"/>
            </w:pPr>
            <w:r>
              <w:t>event_admins</w:t>
            </w:r>
          </w:p>
        </w:tc>
        <w:tc>
          <w:tcPr>
            <w:tcW w:w="1701" w:type="dxa"/>
            <w:shd w:val="clear" w:color="auto" w:fill="auto"/>
          </w:tcPr>
          <w:p w14:paraId="2CAF7F48" w14:textId="77777777" w:rsidR="007053D1" w:rsidRDefault="007053D1" w:rsidP="005303FF">
            <w:pPr>
              <w:pStyle w:val="Tekstpodstawowy"/>
              <w:spacing w:line="360" w:lineRule="auto"/>
              <w:jc w:val="both"/>
            </w:pPr>
            <w:r>
              <w:t>id</w:t>
            </w:r>
          </w:p>
        </w:tc>
        <w:tc>
          <w:tcPr>
            <w:tcW w:w="1701" w:type="dxa"/>
            <w:shd w:val="clear" w:color="auto" w:fill="auto"/>
          </w:tcPr>
          <w:p w14:paraId="63B2AE6B" w14:textId="77777777" w:rsidR="007053D1" w:rsidRDefault="007053D1" w:rsidP="005303FF">
            <w:pPr>
              <w:pStyle w:val="Tekstpodstawowy"/>
              <w:spacing w:line="360" w:lineRule="auto"/>
              <w:jc w:val="both"/>
            </w:pPr>
            <w:r>
              <w:t>int</w:t>
            </w:r>
          </w:p>
        </w:tc>
        <w:tc>
          <w:tcPr>
            <w:tcW w:w="3397" w:type="dxa"/>
            <w:vMerge w:val="restart"/>
            <w:shd w:val="clear" w:color="auto" w:fill="auto"/>
          </w:tcPr>
          <w:p w14:paraId="58DA20BA" w14:textId="2895DB2C" w:rsidR="007053D1" w:rsidRDefault="007053D1" w:rsidP="005303FF">
            <w:pPr>
              <w:pStyle w:val="Tekstpodstawowy"/>
              <w:spacing w:line="360" w:lineRule="auto"/>
              <w:jc w:val="both"/>
            </w:pPr>
            <w:r>
              <w:t>Przechowuje listę administratorów wydarzenia</w:t>
            </w:r>
          </w:p>
        </w:tc>
      </w:tr>
      <w:tr w:rsidR="007053D1" w14:paraId="5D6DA28B" w14:textId="77777777" w:rsidTr="008A4534">
        <w:trPr>
          <w:trHeight w:val="337"/>
        </w:trPr>
        <w:tc>
          <w:tcPr>
            <w:tcW w:w="2263" w:type="dxa"/>
            <w:vMerge/>
            <w:shd w:val="clear" w:color="auto" w:fill="auto"/>
          </w:tcPr>
          <w:p w14:paraId="32889413" w14:textId="77777777" w:rsidR="007053D1" w:rsidRDefault="007053D1" w:rsidP="005303FF">
            <w:pPr>
              <w:pStyle w:val="Tekstpodstawowy"/>
              <w:spacing w:line="360" w:lineRule="auto"/>
              <w:jc w:val="both"/>
            </w:pPr>
          </w:p>
        </w:tc>
        <w:tc>
          <w:tcPr>
            <w:tcW w:w="1701" w:type="dxa"/>
            <w:shd w:val="clear" w:color="auto" w:fill="auto"/>
          </w:tcPr>
          <w:p w14:paraId="3CA56CDA" w14:textId="77777777" w:rsidR="007053D1" w:rsidRDefault="007053D1" w:rsidP="005303FF">
            <w:pPr>
              <w:pStyle w:val="Tekstpodstawowy"/>
              <w:spacing w:line="360" w:lineRule="auto"/>
              <w:jc w:val="both"/>
            </w:pPr>
            <w:r>
              <w:t>event_id</w:t>
            </w:r>
          </w:p>
        </w:tc>
        <w:tc>
          <w:tcPr>
            <w:tcW w:w="1701" w:type="dxa"/>
            <w:shd w:val="clear" w:color="auto" w:fill="auto"/>
          </w:tcPr>
          <w:p w14:paraId="314DB9C4" w14:textId="77777777" w:rsidR="007053D1" w:rsidRDefault="007053D1" w:rsidP="005303FF">
            <w:pPr>
              <w:pStyle w:val="Tekstpodstawowy"/>
              <w:spacing w:line="360" w:lineRule="auto"/>
              <w:jc w:val="both"/>
            </w:pPr>
            <w:r>
              <w:t>int</w:t>
            </w:r>
          </w:p>
        </w:tc>
        <w:tc>
          <w:tcPr>
            <w:tcW w:w="3397" w:type="dxa"/>
            <w:vMerge/>
            <w:shd w:val="clear" w:color="auto" w:fill="auto"/>
          </w:tcPr>
          <w:p w14:paraId="0DDC747D" w14:textId="77777777" w:rsidR="007053D1" w:rsidRDefault="007053D1" w:rsidP="005303FF">
            <w:pPr>
              <w:pStyle w:val="Tekstpodstawowy"/>
              <w:spacing w:line="360" w:lineRule="auto"/>
              <w:jc w:val="both"/>
            </w:pPr>
          </w:p>
        </w:tc>
      </w:tr>
      <w:tr w:rsidR="007053D1" w14:paraId="6872449A" w14:textId="77777777" w:rsidTr="008A4534">
        <w:trPr>
          <w:trHeight w:val="188"/>
        </w:trPr>
        <w:tc>
          <w:tcPr>
            <w:tcW w:w="2263" w:type="dxa"/>
            <w:vMerge/>
            <w:shd w:val="clear" w:color="auto" w:fill="auto"/>
          </w:tcPr>
          <w:p w14:paraId="5201A51B" w14:textId="77777777" w:rsidR="007053D1" w:rsidRDefault="007053D1" w:rsidP="005303FF">
            <w:pPr>
              <w:pStyle w:val="Tekstpodstawowy"/>
              <w:spacing w:line="360" w:lineRule="auto"/>
              <w:jc w:val="both"/>
            </w:pPr>
          </w:p>
        </w:tc>
        <w:tc>
          <w:tcPr>
            <w:tcW w:w="1701" w:type="dxa"/>
            <w:shd w:val="clear" w:color="auto" w:fill="auto"/>
          </w:tcPr>
          <w:p w14:paraId="2427EB41" w14:textId="77777777" w:rsidR="007053D1" w:rsidRDefault="007053D1" w:rsidP="005303FF">
            <w:pPr>
              <w:pStyle w:val="Tekstpodstawowy"/>
              <w:spacing w:line="360" w:lineRule="auto"/>
              <w:jc w:val="both"/>
            </w:pPr>
            <w:r>
              <w:t>user_id</w:t>
            </w:r>
          </w:p>
        </w:tc>
        <w:tc>
          <w:tcPr>
            <w:tcW w:w="1701" w:type="dxa"/>
            <w:shd w:val="clear" w:color="auto" w:fill="auto"/>
          </w:tcPr>
          <w:p w14:paraId="2A78EC6A" w14:textId="77777777" w:rsidR="007053D1" w:rsidRDefault="007053D1" w:rsidP="005303FF">
            <w:pPr>
              <w:pStyle w:val="Tekstpodstawowy"/>
              <w:spacing w:line="360" w:lineRule="auto"/>
              <w:jc w:val="both"/>
            </w:pPr>
            <w:r>
              <w:t>int</w:t>
            </w:r>
          </w:p>
        </w:tc>
        <w:tc>
          <w:tcPr>
            <w:tcW w:w="3397" w:type="dxa"/>
            <w:vMerge/>
            <w:shd w:val="clear" w:color="auto" w:fill="auto"/>
          </w:tcPr>
          <w:p w14:paraId="7C126324" w14:textId="77777777" w:rsidR="007053D1" w:rsidRDefault="007053D1" w:rsidP="005303FF">
            <w:pPr>
              <w:pStyle w:val="Tekstpodstawowy"/>
              <w:spacing w:line="360" w:lineRule="auto"/>
              <w:jc w:val="both"/>
            </w:pPr>
          </w:p>
        </w:tc>
      </w:tr>
      <w:tr w:rsidR="007053D1" w14:paraId="37C8FCE4" w14:textId="77777777" w:rsidTr="008A4534">
        <w:trPr>
          <w:trHeight w:val="272"/>
        </w:trPr>
        <w:tc>
          <w:tcPr>
            <w:tcW w:w="2263" w:type="dxa"/>
            <w:vMerge w:val="restart"/>
            <w:shd w:val="clear" w:color="auto" w:fill="auto"/>
          </w:tcPr>
          <w:p w14:paraId="02BEB0C6" w14:textId="77777777" w:rsidR="007053D1" w:rsidRDefault="007053D1" w:rsidP="005303FF">
            <w:pPr>
              <w:pStyle w:val="Tekstpodstawowy"/>
              <w:spacing w:line="360" w:lineRule="auto"/>
              <w:jc w:val="both"/>
            </w:pPr>
            <w:r>
              <w:t>event_image</w:t>
            </w:r>
          </w:p>
        </w:tc>
        <w:tc>
          <w:tcPr>
            <w:tcW w:w="1701" w:type="dxa"/>
            <w:shd w:val="clear" w:color="auto" w:fill="auto"/>
          </w:tcPr>
          <w:p w14:paraId="689053D3" w14:textId="77777777" w:rsidR="007053D1" w:rsidRDefault="007053D1" w:rsidP="005303FF">
            <w:pPr>
              <w:pStyle w:val="Tekstpodstawowy"/>
              <w:spacing w:line="360" w:lineRule="auto"/>
              <w:jc w:val="both"/>
            </w:pPr>
            <w:r>
              <w:t>id</w:t>
            </w:r>
          </w:p>
        </w:tc>
        <w:tc>
          <w:tcPr>
            <w:tcW w:w="1701" w:type="dxa"/>
            <w:shd w:val="clear" w:color="auto" w:fill="auto"/>
          </w:tcPr>
          <w:p w14:paraId="03ECB2D4" w14:textId="77777777" w:rsidR="007053D1" w:rsidRDefault="007053D1" w:rsidP="005303FF">
            <w:pPr>
              <w:pStyle w:val="Tekstpodstawowy"/>
              <w:spacing w:line="360" w:lineRule="auto"/>
              <w:jc w:val="both"/>
            </w:pPr>
            <w:r>
              <w:t>int</w:t>
            </w:r>
          </w:p>
        </w:tc>
        <w:tc>
          <w:tcPr>
            <w:tcW w:w="3397" w:type="dxa"/>
            <w:vMerge w:val="restart"/>
            <w:shd w:val="clear" w:color="auto" w:fill="auto"/>
          </w:tcPr>
          <w:p w14:paraId="2A952C15" w14:textId="77BF87F6" w:rsidR="007053D1" w:rsidRDefault="007053D1" w:rsidP="005303FF">
            <w:pPr>
              <w:pStyle w:val="Tekstpodstawowy"/>
              <w:spacing w:line="360" w:lineRule="auto"/>
              <w:jc w:val="both"/>
            </w:pPr>
            <w:r>
              <w:t>Przechowuje listę obrazów wydarzeń</w:t>
            </w:r>
          </w:p>
        </w:tc>
      </w:tr>
      <w:tr w:rsidR="007053D1" w14:paraId="5E3FDA52" w14:textId="77777777" w:rsidTr="008A4534">
        <w:trPr>
          <w:trHeight w:val="244"/>
        </w:trPr>
        <w:tc>
          <w:tcPr>
            <w:tcW w:w="2263" w:type="dxa"/>
            <w:vMerge/>
            <w:shd w:val="clear" w:color="auto" w:fill="auto"/>
          </w:tcPr>
          <w:p w14:paraId="349A99CF" w14:textId="77777777" w:rsidR="007053D1" w:rsidRDefault="007053D1" w:rsidP="005303FF">
            <w:pPr>
              <w:pStyle w:val="Tekstpodstawowy"/>
              <w:spacing w:line="360" w:lineRule="auto"/>
              <w:jc w:val="both"/>
            </w:pPr>
          </w:p>
        </w:tc>
        <w:tc>
          <w:tcPr>
            <w:tcW w:w="1701" w:type="dxa"/>
            <w:shd w:val="clear" w:color="auto" w:fill="auto"/>
          </w:tcPr>
          <w:p w14:paraId="2A0B7204" w14:textId="77777777" w:rsidR="007053D1" w:rsidRDefault="007053D1" w:rsidP="005303FF">
            <w:pPr>
              <w:pStyle w:val="Tekstpodstawowy"/>
              <w:spacing w:line="360" w:lineRule="auto"/>
              <w:jc w:val="both"/>
            </w:pPr>
            <w:r>
              <w:t>event_id</w:t>
            </w:r>
          </w:p>
        </w:tc>
        <w:tc>
          <w:tcPr>
            <w:tcW w:w="1701" w:type="dxa"/>
            <w:shd w:val="clear" w:color="auto" w:fill="auto"/>
          </w:tcPr>
          <w:p w14:paraId="1421D8CD" w14:textId="77777777" w:rsidR="007053D1" w:rsidRDefault="007053D1" w:rsidP="005303FF">
            <w:pPr>
              <w:pStyle w:val="Tekstpodstawowy"/>
              <w:spacing w:line="360" w:lineRule="auto"/>
              <w:jc w:val="both"/>
            </w:pPr>
            <w:r>
              <w:t>int</w:t>
            </w:r>
          </w:p>
        </w:tc>
        <w:tc>
          <w:tcPr>
            <w:tcW w:w="3397" w:type="dxa"/>
            <w:vMerge/>
            <w:shd w:val="clear" w:color="auto" w:fill="auto"/>
          </w:tcPr>
          <w:p w14:paraId="7186DFAD" w14:textId="77777777" w:rsidR="007053D1" w:rsidRDefault="007053D1" w:rsidP="005303FF">
            <w:pPr>
              <w:pStyle w:val="Tekstpodstawowy"/>
              <w:spacing w:line="360" w:lineRule="auto"/>
              <w:jc w:val="both"/>
            </w:pPr>
          </w:p>
        </w:tc>
      </w:tr>
      <w:tr w:rsidR="007053D1" w14:paraId="0B78A96A" w14:textId="77777777" w:rsidTr="008A4534">
        <w:trPr>
          <w:trHeight w:val="281"/>
        </w:trPr>
        <w:tc>
          <w:tcPr>
            <w:tcW w:w="2263" w:type="dxa"/>
            <w:vMerge/>
            <w:shd w:val="clear" w:color="auto" w:fill="auto"/>
          </w:tcPr>
          <w:p w14:paraId="52A759F9" w14:textId="77777777" w:rsidR="007053D1" w:rsidRDefault="007053D1" w:rsidP="005303FF">
            <w:pPr>
              <w:pStyle w:val="Tekstpodstawowy"/>
              <w:spacing w:line="360" w:lineRule="auto"/>
              <w:jc w:val="both"/>
            </w:pPr>
          </w:p>
        </w:tc>
        <w:tc>
          <w:tcPr>
            <w:tcW w:w="1701" w:type="dxa"/>
            <w:shd w:val="clear" w:color="auto" w:fill="auto"/>
          </w:tcPr>
          <w:p w14:paraId="79338BA8" w14:textId="77777777" w:rsidR="007053D1" w:rsidRDefault="007053D1" w:rsidP="005303FF">
            <w:pPr>
              <w:pStyle w:val="Tekstpodstawowy"/>
              <w:spacing w:line="360" w:lineRule="auto"/>
              <w:jc w:val="both"/>
            </w:pPr>
            <w:r>
              <w:t>image_id</w:t>
            </w:r>
          </w:p>
        </w:tc>
        <w:tc>
          <w:tcPr>
            <w:tcW w:w="1701" w:type="dxa"/>
            <w:shd w:val="clear" w:color="auto" w:fill="auto"/>
          </w:tcPr>
          <w:p w14:paraId="4981A2F1" w14:textId="77777777" w:rsidR="007053D1" w:rsidRDefault="007053D1" w:rsidP="005303FF">
            <w:pPr>
              <w:pStyle w:val="Tekstpodstawowy"/>
              <w:spacing w:line="360" w:lineRule="auto"/>
              <w:jc w:val="both"/>
            </w:pPr>
            <w:r>
              <w:t>int</w:t>
            </w:r>
          </w:p>
        </w:tc>
        <w:tc>
          <w:tcPr>
            <w:tcW w:w="3397" w:type="dxa"/>
            <w:vMerge/>
            <w:shd w:val="clear" w:color="auto" w:fill="auto"/>
          </w:tcPr>
          <w:p w14:paraId="0D54DB95" w14:textId="77777777" w:rsidR="007053D1" w:rsidRDefault="007053D1" w:rsidP="005303FF">
            <w:pPr>
              <w:pStyle w:val="Tekstpodstawowy"/>
              <w:spacing w:line="360" w:lineRule="auto"/>
              <w:jc w:val="both"/>
            </w:pPr>
          </w:p>
        </w:tc>
      </w:tr>
      <w:tr w:rsidR="007053D1" w14:paraId="3F36D005" w14:textId="77777777" w:rsidTr="008A4534">
        <w:trPr>
          <w:trHeight w:val="328"/>
        </w:trPr>
        <w:tc>
          <w:tcPr>
            <w:tcW w:w="2263" w:type="dxa"/>
            <w:vMerge w:val="restart"/>
            <w:shd w:val="clear" w:color="auto" w:fill="auto"/>
          </w:tcPr>
          <w:p w14:paraId="2F080985" w14:textId="77777777" w:rsidR="007053D1" w:rsidRDefault="007053D1" w:rsidP="005303FF">
            <w:pPr>
              <w:pStyle w:val="Tekstpodstawowy"/>
              <w:spacing w:line="360" w:lineRule="auto"/>
              <w:jc w:val="both"/>
            </w:pPr>
            <w:r>
              <w:t>event_participants</w:t>
            </w:r>
          </w:p>
        </w:tc>
        <w:tc>
          <w:tcPr>
            <w:tcW w:w="1701" w:type="dxa"/>
            <w:shd w:val="clear" w:color="auto" w:fill="auto"/>
          </w:tcPr>
          <w:p w14:paraId="62620E21" w14:textId="77777777" w:rsidR="007053D1" w:rsidRDefault="007053D1" w:rsidP="005303FF">
            <w:pPr>
              <w:pStyle w:val="Tekstpodstawowy"/>
              <w:spacing w:line="360" w:lineRule="auto"/>
              <w:jc w:val="both"/>
            </w:pPr>
            <w:r>
              <w:t>id</w:t>
            </w:r>
          </w:p>
        </w:tc>
        <w:tc>
          <w:tcPr>
            <w:tcW w:w="1701" w:type="dxa"/>
            <w:shd w:val="clear" w:color="auto" w:fill="auto"/>
          </w:tcPr>
          <w:p w14:paraId="66C4E785" w14:textId="77777777" w:rsidR="007053D1" w:rsidRDefault="007053D1" w:rsidP="005303FF">
            <w:pPr>
              <w:pStyle w:val="Tekstpodstawowy"/>
              <w:spacing w:line="360" w:lineRule="auto"/>
              <w:jc w:val="both"/>
            </w:pPr>
            <w:r>
              <w:t>int</w:t>
            </w:r>
          </w:p>
        </w:tc>
        <w:tc>
          <w:tcPr>
            <w:tcW w:w="3397" w:type="dxa"/>
            <w:vMerge w:val="restart"/>
            <w:shd w:val="clear" w:color="auto" w:fill="auto"/>
          </w:tcPr>
          <w:p w14:paraId="2AF2C9DC" w14:textId="0B789705" w:rsidR="007053D1" w:rsidRDefault="007053D1" w:rsidP="005303FF">
            <w:pPr>
              <w:pStyle w:val="Tekstpodstawowy"/>
              <w:spacing w:line="360" w:lineRule="auto"/>
              <w:jc w:val="both"/>
            </w:pPr>
            <w:r>
              <w:t>Przechowuje listę uczestników wydarzeń</w:t>
            </w:r>
          </w:p>
        </w:tc>
      </w:tr>
      <w:tr w:rsidR="007053D1" w14:paraId="306E75F4" w14:textId="77777777" w:rsidTr="008A4534">
        <w:trPr>
          <w:trHeight w:val="254"/>
        </w:trPr>
        <w:tc>
          <w:tcPr>
            <w:tcW w:w="2263" w:type="dxa"/>
            <w:vMerge/>
            <w:shd w:val="clear" w:color="auto" w:fill="auto"/>
          </w:tcPr>
          <w:p w14:paraId="34D71427" w14:textId="77777777" w:rsidR="007053D1" w:rsidRDefault="007053D1" w:rsidP="005303FF">
            <w:pPr>
              <w:pStyle w:val="Tekstpodstawowy"/>
              <w:spacing w:line="360" w:lineRule="auto"/>
              <w:jc w:val="both"/>
            </w:pPr>
          </w:p>
        </w:tc>
        <w:tc>
          <w:tcPr>
            <w:tcW w:w="1701" w:type="dxa"/>
            <w:shd w:val="clear" w:color="auto" w:fill="auto"/>
          </w:tcPr>
          <w:p w14:paraId="3A2CE8D2" w14:textId="77777777" w:rsidR="007053D1" w:rsidRDefault="007053D1" w:rsidP="005303FF">
            <w:pPr>
              <w:pStyle w:val="Tekstpodstawowy"/>
              <w:spacing w:line="360" w:lineRule="auto"/>
              <w:jc w:val="both"/>
            </w:pPr>
            <w:r>
              <w:t>event_id</w:t>
            </w:r>
          </w:p>
        </w:tc>
        <w:tc>
          <w:tcPr>
            <w:tcW w:w="1701" w:type="dxa"/>
            <w:shd w:val="clear" w:color="auto" w:fill="auto"/>
          </w:tcPr>
          <w:p w14:paraId="67EC9328" w14:textId="77777777" w:rsidR="007053D1" w:rsidRDefault="007053D1" w:rsidP="005303FF">
            <w:pPr>
              <w:pStyle w:val="Tekstpodstawowy"/>
              <w:spacing w:line="360" w:lineRule="auto"/>
              <w:jc w:val="both"/>
            </w:pPr>
            <w:r>
              <w:t>int</w:t>
            </w:r>
          </w:p>
        </w:tc>
        <w:tc>
          <w:tcPr>
            <w:tcW w:w="3397" w:type="dxa"/>
            <w:vMerge/>
            <w:shd w:val="clear" w:color="auto" w:fill="auto"/>
          </w:tcPr>
          <w:p w14:paraId="79D661AF" w14:textId="77777777" w:rsidR="007053D1" w:rsidRDefault="007053D1" w:rsidP="005303FF">
            <w:pPr>
              <w:pStyle w:val="Tekstpodstawowy"/>
              <w:spacing w:line="360" w:lineRule="auto"/>
              <w:jc w:val="both"/>
            </w:pPr>
          </w:p>
        </w:tc>
      </w:tr>
      <w:tr w:rsidR="007053D1" w14:paraId="78B72F43" w14:textId="77777777" w:rsidTr="008A4534">
        <w:trPr>
          <w:trHeight w:val="271"/>
        </w:trPr>
        <w:tc>
          <w:tcPr>
            <w:tcW w:w="2263" w:type="dxa"/>
            <w:vMerge/>
            <w:shd w:val="clear" w:color="auto" w:fill="auto"/>
          </w:tcPr>
          <w:p w14:paraId="18AFE364" w14:textId="77777777" w:rsidR="007053D1" w:rsidRDefault="007053D1" w:rsidP="005303FF">
            <w:pPr>
              <w:pStyle w:val="Tekstpodstawowy"/>
              <w:spacing w:line="360" w:lineRule="auto"/>
              <w:jc w:val="both"/>
            </w:pPr>
          </w:p>
        </w:tc>
        <w:tc>
          <w:tcPr>
            <w:tcW w:w="1701" w:type="dxa"/>
            <w:shd w:val="clear" w:color="auto" w:fill="auto"/>
          </w:tcPr>
          <w:p w14:paraId="2EB32D53" w14:textId="77777777" w:rsidR="007053D1" w:rsidRDefault="007053D1" w:rsidP="005303FF">
            <w:pPr>
              <w:pStyle w:val="Tekstpodstawowy"/>
              <w:spacing w:line="360" w:lineRule="auto"/>
              <w:jc w:val="both"/>
            </w:pPr>
            <w:r>
              <w:t>participant_id</w:t>
            </w:r>
          </w:p>
        </w:tc>
        <w:tc>
          <w:tcPr>
            <w:tcW w:w="1701" w:type="dxa"/>
            <w:shd w:val="clear" w:color="auto" w:fill="auto"/>
          </w:tcPr>
          <w:p w14:paraId="2ADE9342" w14:textId="77777777" w:rsidR="007053D1" w:rsidRDefault="007053D1" w:rsidP="005303FF">
            <w:pPr>
              <w:pStyle w:val="Tekstpodstawowy"/>
              <w:spacing w:line="360" w:lineRule="auto"/>
              <w:jc w:val="both"/>
            </w:pPr>
            <w:r>
              <w:t>int</w:t>
            </w:r>
          </w:p>
        </w:tc>
        <w:tc>
          <w:tcPr>
            <w:tcW w:w="3397" w:type="dxa"/>
            <w:vMerge/>
            <w:shd w:val="clear" w:color="auto" w:fill="auto"/>
          </w:tcPr>
          <w:p w14:paraId="37C4171B" w14:textId="77777777" w:rsidR="007053D1" w:rsidRDefault="007053D1" w:rsidP="005303FF">
            <w:pPr>
              <w:pStyle w:val="Tekstpodstawowy"/>
              <w:spacing w:line="360" w:lineRule="auto"/>
              <w:jc w:val="both"/>
            </w:pPr>
          </w:p>
        </w:tc>
      </w:tr>
      <w:tr w:rsidR="007053D1" w14:paraId="3342749D" w14:textId="77777777" w:rsidTr="008A4534">
        <w:trPr>
          <w:trHeight w:val="123"/>
        </w:trPr>
        <w:tc>
          <w:tcPr>
            <w:tcW w:w="2263" w:type="dxa"/>
            <w:vMerge w:val="restart"/>
            <w:shd w:val="clear" w:color="auto" w:fill="auto"/>
          </w:tcPr>
          <w:p w14:paraId="269D0FFB" w14:textId="77777777" w:rsidR="007053D1" w:rsidRDefault="007053D1" w:rsidP="005303FF">
            <w:pPr>
              <w:pStyle w:val="Tekstpodstawowy"/>
              <w:spacing w:line="360" w:lineRule="auto"/>
              <w:jc w:val="both"/>
            </w:pPr>
            <w:r>
              <w:t>event_post</w:t>
            </w:r>
          </w:p>
        </w:tc>
        <w:tc>
          <w:tcPr>
            <w:tcW w:w="1701" w:type="dxa"/>
            <w:shd w:val="clear" w:color="auto" w:fill="auto"/>
          </w:tcPr>
          <w:p w14:paraId="727AE6B9" w14:textId="77777777" w:rsidR="007053D1" w:rsidRDefault="007053D1" w:rsidP="005303FF">
            <w:pPr>
              <w:pStyle w:val="Tekstpodstawowy"/>
              <w:spacing w:line="360" w:lineRule="auto"/>
              <w:jc w:val="both"/>
            </w:pPr>
            <w:r>
              <w:t>id</w:t>
            </w:r>
          </w:p>
        </w:tc>
        <w:tc>
          <w:tcPr>
            <w:tcW w:w="1701" w:type="dxa"/>
            <w:shd w:val="clear" w:color="auto" w:fill="auto"/>
          </w:tcPr>
          <w:p w14:paraId="6FF23F8A" w14:textId="77777777" w:rsidR="007053D1" w:rsidRDefault="007053D1" w:rsidP="005303FF">
            <w:pPr>
              <w:pStyle w:val="Tekstpodstawowy"/>
              <w:spacing w:line="360" w:lineRule="auto"/>
              <w:jc w:val="both"/>
            </w:pPr>
            <w:r>
              <w:t>int</w:t>
            </w:r>
          </w:p>
        </w:tc>
        <w:tc>
          <w:tcPr>
            <w:tcW w:w="3397" w:type="dxa"/>
            <w:vMerge w:val="restart"/>
            <w:shd w:val="clear" w:color="auto" w:fill="auto"/>
          </w:tcPr>
          <w:p w14:paraId="3B7C868C" w14:textId="43AB5F67" w:rsidR="007053D1" w:rsidRDefault="007053D1" w:rsidP="005303FF">
            <w:pPr>
              <w:pStyle w:val="Tekstpodstawowy"/>
              <w:spacing w:line="360" w:lineRule="auto"/>
              <w:jc w:val="both"/>
            </w:pPr>
            <w:r>
              <w:t>Przechowuje listę wpisów na stronie wydarzenia</w:t>
            </w:r>
          </w:p>
        </w:tc>
      </w:tr>
      <w:tr w:rsidR="007053D1" w14:paraId="477B4662" w14:textId="77777777" w:rsidTr="008A4534">
        <w:trPr>
          <w:trHeight w:val="281"/>
        </w:trPr>
        <w:tc>
          <w:tcPr>
            <w:tcW w:w="2263" w:type="dxa"/>
            <w:vMerge/>
            <w:shd w:val="clear" w:color="auto" w:fill="auto"/>
          </w:tcPr>
          <w:p w14:paraId="17807704" w14:textId="77777777" w:rsidR="007053D1" w:rsidRDefault="007053D1" w:rsidP="005303FF">
            <w:pPr>
              <w:pStyle w:val="Tekstpodstawowy"/>
              <w:spacing w:line="360" w:lineRule="auto"/>
              <w:jc w:val="both"/>
            </w:pPr>
          </w:p>
        </w:tc>
        <w:tc>
          <w:tcPr>
            <w:tcW w:w="1701" w:type="dxa"/>
            <w:shd w:val="clear" w:color="auto" w:fill="auto"/>
          </w:tcPr>
          <w:p w14:paraId="36628EF9" w14:textId="77777777" w:rsidR="007053D1" w:rsidRDefault="007053D1" w:rsidP="005303FF">
            <w:pPr>
              <w:pStyle w:val="Tekstpodstawowy"/>
              <w:spacing w:line="360" w:lineRule="auto"/>
              <w:jc w:val="both"/>
            </w:pPr>
            <w:r>
              <w:t>event_id</w:t>
            </w:r>
          </w:p>
        </w:tc>
        <w:tc>
          <w:tcPr>
            <w:tcW w:w="1701" w:type="dxa"/>
            <w:shd w:val="clear" w:color="auto" w:fill="auto"/>
          </w:tcPr>
          <w:p w14:paraId="7E13BAF9" w14:textId="77777777" w:rsidR="007053D1" w:rsidRDefault="007053D1" w:rsidP="005303FF">
            <w:pPr>
              <w:pStyle w:val="Tekstpodstawowy"/>
              <w:spacing w:line="360" w:lineRule="auto"/>
              <w:jc w:val="both"/>
            </w:pPr>
            <w:r>
              <w:t>int</w:t>
            </w:r>
          </w:p>
        </w:tc>
        <w:tc>
          <w:tcPr>
            <w:tcW w:w="3397" w:type="dxa"/>
            <w:vMerge/>
            <w:shd w:val="clear" w:color="auto" w:fill="auto"/>
          </w:tcPr>
          <w:p w14:paraId="55F8DE76" w14:textId="77777777" w:rsidR="007053D1" w:rsidRDefault="007053D1" w:rsidP="005303FF">
            <w:pPr>
              <w:pStyle w:val="Tekstpodstawowy"/>
              <w:spacing w:line="360" w:lineRule="auto"/>
              <w:jc w:val="both"/>
            </w:pPr>
          </w:p>
        </w:tc>
      </w:tr>
      <w:tr w:rsidR="007053D1" w14:paraId="12F3B502" w14:textId="77777777" w:rsidTr="008A4534">
        <w:trPr>
          <w:trHeight w:val="244"/>
        </w:trPr>
        <w:tc>
          <w:tcPr>
            <w:tcW w:w="2263" w:type="dxa"/>
            <w:vMerge/>
            <w:shd w:val="clear" w:color="auto" w:fill="auto"/>
          </w:tcPr>
          <w:p w14:paraId="5F47FE8F" w14:textId="77777777" w:rsidR="007053D1" w:rsidRDefault="007053D1" w:rsidP="005303FF">
            <w:pPr>
              <w:pStyle w:val="Tekstpodstawowy"/>
              <w:spacing w:line="360" w:lineRule="auto"/>
              <w:jc w:val="both"/>
            </w:pPr>
          </w:p>
        </w:tc>
        <w:tc>
          <w:tcPr>
            <w:tcW w:w="1701" w:type="dxa"/>
            <w:shd w:val="clear" w:color="auto" w:fill="auto"/>
          </w:tcPr>
          <w:p w14:paraId="67FD8F6F" w14:textId="77777777" w:rsidR="007053D1" w:rsidRDefault="007053D1" w:rsidP="005303FF">
            <w:pPr>
              <w:pStyle w:val="Tekstpodstawowy"/>
              <w:spacing w:line="360" w:lineRule="auto"/>
              <w:jc w:val="both"/>
            </w:pPr>
            <w:r>
              <w:t>post_id</w:t>
            </w:r>
          </w:p>
        </w:tc>
        <w:tc>
          <w:tcPr>
            <w:tcW w:w="1701" w:type="dxa"/>
            <w:shd w:val="clear" w:color="auto" w:fill="auto"/>
          </w:tcPr>
          <w:p w14:paraId="05748D37" w14:textId="77777777" w:rsidR="007053D1" w:rsidRDefault="007053D1" w:rsidP="005303FF">
            <w:pPr>
              <w:pStyle w:val="Tekstpodstawowy"/>
              <w:spacing w:line="360" w:lineRule="auto"/>
              <w:jc w:val="both"/>
            </w:pPr>
            <w:r>
              <w:t>int</w:t>
            </w:r>
          </w:p>
        </w:tc>
        <w:tc>
          <w:tcPr>
            <w:tcW w:w="3397" w:type="dxa"/>
            <w:vMerge/>
            <w:shd w:val="clear" w:color="auto" w:fill="auto"/>
          </w:tcPr>
          <w:p w14:paraId="635A1C11" w14:textId="77777777" w:rsidR="007053D1" w:rsidRDefault="007053D1" w:rsidP="005303FF">
            <w:pPr>
              <w:pStyle w:val="Tekstpodstawowy"/>
              <w:spacing w:line="360" w:lineRule="auto"/>
              <w:jc w:val="both"/>
            </w:pPr>
          </w:p>
        </w:tc>
      </w:tr>
      <w:tr w:rsidR="007053D1" w14:paraId="1D592005" w14:textId="77777777" w:rsidTr="008A4534">
        <w:trPr>
          <w:trHeight w:val="318"/>
        </w:trPr>
        <w:tc>
          <w:tcPr>
            <w:tcW w:w="2263" w:type="dxa"/>
            <w:vMerge w:val="restart"/>
            <w:shd w:val="clear" w:color="auto" w:fill="auto"/>
          </w:tcPr>
          <w:p w14:paraId="2A73D8BB" w14:textId="77777777" w:rsidR="007053D1" w:rsidRDefault="007053D1" w:rsidP="005303FF">
            <w:pPr>
              <w:pStyle w:val="Tekstpodstawowy"/>
              <w:spacing w:line="360" w:lineRule="auto"/>
              <w:jc w:val="both"/>
            </w:pPr>
            <w:r>
              <w:lastRenderedPageBreak/>
              <w:t>friend_request</w:t>
            </w:r>
          </w:p>
        </w:tc>
        <w:tc>
          <w:tcPr>
            <w:tcW w:w="1701" w:type="dxa"/>
            <w:shd w:val="clear" w:color="auto" w:fill="auto"/>
          </w:tcPr>
          <w:p w14:paraId="394E50F4" w14:textId="77777777" w:rsidR="007053D1" w:rsidRDefault="007053D1" w:rsidP="005303FF">
            <w:pPr>
              <w:pStyle w:val="Tekstpodstawowy"/>
              <w:spacing w:line="360" w:lineRule="auto"/>
              <w:jc w:val="both"/>
            </w:pPr>
            <w:r>
              <w:t>id</w:t>
            </w:r>
          </w:p>
        </w:tc>
        <w:tc>
          <w:tcPr>
            <w:tcW w:w="1701" w:type="dxa"/>
            <w:shd w:val="clear" w:color="auto" w:fill="auto"/>
          </w:tcPr>
          <w:p w14:paraId="0C848460" w14:textId="77777777" w:rsidR="007053D1" w:rsidRDefault="007053D1" w:rsidP="005303FF">
            <w:pPr>
              <w:pStyle w:val="Tekstpodstawowy"/>
              <w:spacing w:line="360" w:lineRule="auto"/>
              <w:jc w:val="both"/>
            </w:pPr>
            <w:r>
              <w:t>int</w:t>
            </w:r>
          </w:p>
        </w:tc>
        <w:tc>
          <w:tcPr>
            <w:tcW w:w="3397" w:type="dxa"/>
            <w:vMerge w:val="restart"/>
            <w:shd w:val="clear" w:color="auto" w:fill="auto"/>
          </w:tcPr>
          <w:p w14:paraId="52D70149" w14:textId="014BC38D" w:rsidR="007053D1" w:rsidRDefault="007053D1" w:rsidP="005303FF">
            <w:pPr>
              <w:pStyle w:val="Tekstpodstawowy"/>
              <w:spacing w:line="360" w:lineRule="auto"/>
              <w:jc w:val="both"/>
            </w:pPr>
            <w:r>
              <w:t>Przechowuje dane próśb o dodanie do znajomych</w:t>
            </w:r>
          </w:p>
        </w:tc>
      </w:tr>
      <w:tr w:rsidR="007053D1" w14:paraId="5575C23C" w14:textId="77777777" w:rsidTr="008A4534">
        <w:trPr>
          <w:trHeight w:val="215"/>
        </w:trPr>
        <w:tc>
          <w:tcPr>
            <w:tcW w:w="2263" w:type="dxa"/>
            <w:vMerge/>
            <w:shd w:val="clear" w:color="auto" w:fill="auto"/>
          </w:tcPr>
          <w:p w14:paraId="7F2E12C4" w14:textId="77777777" w:rsidR="007053D1" w:rsidRDefault="007053D1" w:rsidP="005303FF">
            <w:pPr>
              <w:pStyle w:val="Tekstpodstawowy"/>
              <w:spacing w:line="360" w:lineRule="auto"/>
              <w:jc w:val="both"/>
            </w:pPr>
          </w:p>
        </w:tc>
        <w:tc>
          <w:tcPr>
            <w:tcW w:w="1701" w:type="dxa"/>
            <w:shd w:val="clear" w:color="auto" w:fill="auto"/>
          </w:tcPr>
          <w:p w14:paraId="2592D6D3" w14:textId="77777777" w:rsidR="007053D1" w:rsidRDefault="007053D1" w:rsidP="005303FF">
            <w:pPr>
              <w:pStyle w:val="Tekstpodstawowy"/>
              <w:spacing w:line="360" w:lineRule="auto"/>
              <w:jc w:val="both"/>
            </w:pPr>
            <w:r>
              <w:t>author_id</w:t>
            </w:r>
          </w:p>
        </w:tc>
        <w:tc>
          <w:tcPr>
            <w:tcW w:w="1701" w:type="dxa"/>
            <w:shd w:val="clear" w:color="auto" w:fill="auto"/>
          </w:tcPr>
          <w:p w14:paraId="0D482C9B" w14:textId="77777777" w:rsidR="007053D1" w:rsidRDefault="007053D1" w:rsidP="005303FF">
            <w:pPr>
              <w:pStyle w:val="Tekstpodstawowy"/>
              <w:spacing w:line="360" w:lineRule="auto"/>
              <w:jc w:val="both"/>
            </w:pPr>
            <w:r>
              <w:t>int</w:t>
            </w:r>
          </w:p>
        </w:tc>
        <w:tc>
          <w:tcPr>
            <w:tcW w:w="3397" w:type="dxa"/>
            <w:vMerge/>
            <w:shd w:val="clear" w:color="auto" w:fill="auto"/>
          </w:tcPr>
          <w:p w14:paraId="24E3E285" w14:textId="77777777" w:rsidR="007053D1" w:rsidRDefault="007053D1" w:rsidP="005303FF">
            <w:pPr>
              <w:pStyle w:val="Tekstpodstawowy"/>
              <w:spacing w:line="360" w:lineRule="auto"/>
              <w:jc w:val="both"/>
            </w:pPr>
          </w:p>
        </w:tc>
      </w:tr>
      <w:tr w:rsidR="007053D1" w14:paraId="729E1DA1" w14:textId="77777777" w:rsidTr="008A4534">
        <w:trPr>
          <w:trHeight w:val="290"/>
        </w:trPr>
        <w:tc>
          <w:tcPr>
            <w:tcW w:w="2263" w:type="dxa"/>
            <w:vMerge/>
            <w:shd w:val="clear" w:color="auto" w:fill="auto"/>
          </w:tcPr>
          <w:p w14:paraId="21A9614C" w14:textId="77777777" w:rsidR="007053D1" w:rsidRDefault="007053D1" w:rsidP="005303FF">
            <w:pPr>
              <w:pStyle w:val="Tekstpodstawowy"/>
              <w:spacing w:line="360" w:lineRule="auto"/>
              <w:jc w:val="both"/>
            </w:pPr>
          </w:p>
        </w:tc>
        <w:tc>
          <w:tcPr>
            <w:tcW w:w="1701" w:type="dxa"/>
            <w:shd w:val="clear" w:color="auto" w:fill="auto"/>
          </w:tcPr>
          <w:p w14:paraId="7A0670DB" w14:textId="77777777" w:rsidR="007053D1" w:rsidRDefault="007053D1" w:rsidP="005303FF">
            <w:pPr>
              <w:pStyle w:val="Tekstpodstawowy"/>
              <w:spacing w:line="360" w:lineRule="auto"/>
              <w:jc w:val="both"/>
            </w:pPr>
            <w:r>
              <w:t>receiver_id</w:t>
            </w:r>
          </w:p>
        </w:tc>
        <w:tc>
          <w:tcPr>
            <w:tcW w:w="1701" w:type="dxa"/>
            <w:shd w:val="clear" w:color="auto" w:fill="auto"/>
          </w:tcPr>
          <w:p w14:paraId="64247000" w14:textId="77777777" w:rsidR="007053D1" w:rsidRDefault="007053D1" w:rsidP="005303FF">
            <w:pPr>
              <w:pStyle w:val="Tekstpodstawowy"/>
              <w:spacing w:line="360" w:lineRule="auto"/>
              <w:jc w:val="both"/>
            </w:pPr>
            <w:r>
              <w:t>int</w:t>
            </w:r>
          </w:p>
        </w:tc>
        <w:tc>
          <w:tcPr>
            <w:tcW w:w="3397" w:type="dxa"/>
            <w:vMerge/>
            <w:shd w:val="clear" w:color="auto" w:fill="auto"/>
          </w:tcPr>
          <w:p w14:paraId="64E9A64F" w14:textId="77777777" w:rsidR="007053D1" w:rsidRDefault="007053D1" w:rsidP="005303FF">
            <w:pPr>
              <w:pStyle w:val="Tekstpodstawowy"/>
              <w:spacing w:line="360" w:lineRule="auto"/>
              <w:jc w:val="both"/>
            </w:pPr>
          </w:p>
        </w:tc>
      </w:tr>
      <w:tr w:rsidR="007053D1" w14:paraId="6D6CB923" w14:textId="77777777" w:rsidTr="008A4534">
        <w:trPr>
          <w:trHeight w:val="356"/>
        </w:trPr>
        <w:tc>
          <w:tcPr>
            <w:tcW w:w="2263" w:type="dxa"/>
            <w:vMerge w:val="restart"/>
            <w:shd w:val="clear" w:color="auto" w:fill="auto"/>
          </w:tcPr>
          <w:p w14:paraId="36E3B023" w14:textId="77777777" w:rsidR="007053D1" w:rsidRDefault="007053D1" w:rsidP="005303FF">
            <w:pPr>
              <w:pStyle w:val="Tekstpodstawowy"/>
              <w:spacing w:line="360" w:lineRule="auto"/>
              <w:jc w:val="both"/>
            </w:pPr>
            <w:r>
              <w:t>gender</w:t>
            </w:r>
          </w:p>
        </w:tc>
        <w:tc>
          <w:tcPr>
            <w:tcW w:w="1701" w:type="dxa"/>
            <w:shd w:val="clear" w:color="auto" w:fill="auto"/>
          </w:tcPr>
          <w:p w14:paraId="57E8F1ED" w14:textId="77777777" w:rsidR="007053D1" w:rsidRDefault="007053D1" w:rsidP="005303FF">
            <w:pPr>
              <w:pStyle w:val="Tekstpodstawowy"/>
              <w:spacing w:line="360" w:lineRule="auto"/>
              <w:jc w:val="both"/>
            </w:pPr>
            <w:r>
              <w:t>id</w:t>
            </w:r>
          </w:p>
        </w:tc>
        <w:tc>
          <w:tcPr>
            <w:tcW w:w="1701" w:type="dxa"/>
            <w:shd w:val="clear" w:color="auto" w:fill="auto"/>
          </w:tcPr>
          <w:p w14:paraId="1E95E851" w14:textId="77777777" w:rsidR="007053D1" w:rsidRDefault="007053D1" w:rsidP="005303FF">
            <w:pPr>
              <w:pStyle w:val="Tekstpodstawowy"/>
              <w:spacing w:line="360" w:lineRule="auto"/>
              <w:jc w:val="both"/>
            </w:pPr>
            <w:r>
              <w:t>int</w:t>
            </w:r>
          </w:p>
        </w:tc>
        <w:tc>
          <w:tcPr>
            <w:tcW w:w="3397" w:type="dxa"/>
            <w:vMerge w:val="restart"/>
            <w:shd w:val="clear" w:color="auto" w:fill="auto"/>
          </w:tcPr>
          <w:p w14:paraId="77FE2F62" w14:textId="35D8C28F" w:rsidR="007053D1" w:rsidRDefault="007053D1" w:rsidP="005303FF">
            <w:pPr>
              <w:pStyle w:val="Tekstpodstawowy"/>
              <w:spacing w:line="360" w:lineRule="auto"/>
              <w:jc w:val="both"/>
            </w:pPr>
            <w:r>
              <w:t>Przechowuje dane płci do wybrania przez użytkownika</w:t>
            </w:r>
          </w:p>
        </w:tc>
      </w:tr>
      <w:tr w:rsidR="007053D1" w14:paraId="436C479E" w14:textId="77777777" w:rsidTr="008A4534">
        <w:trPr>
          <w:trHeight w:val="178"/>
        </w:trPr>
        <w:tc>
          <w:tcPr>
            <w:tcW w:w="2263" w:type="dxa"/>
            <w:vMerge/>
            <w:shd w:val="clear" w:color="auto" w:fill="auto"/>
          </w:tcPr>
          <w:p w14:paraId="7F075B56" w14:textId="77777777" w:rsidR="007053D1" w:rsidRDefault="007053D1" w:rsidP="005303FF">
            <w:pPr>
              <w:pStyle w:val="Tekstpodstawowy"/>
              <w:spacing w:line="360" w:lineRule="auto"/>
              <w:jc w:val="both"/>
            </w:pPr>
          </w:p>
        </w:tc>
        <w:tc>
          <w:tcPr>
            <w:tcW w:w="1701" w:type="dxa"/>
            <w:shd w:val="clear" w:color="auto" w:fill="auto"/>
          </w:tcPr>
          <w:p w14:paraId="5847FA89" w14:textId="77777777" w:rsidR="007053D1" w:rsidRDefault="007053D1" w:rsidP="005303FF">
            <w:pPr>
              <w:pStyle w:val="Tekstpodstawowy"/>
              <w:spacing w:line="360" w:lineRule="auto"/>
              <w:jc w:val="both"/>
            </w:pPr>
            <w:r>
              <w:t>title</w:t>
            </w:r>
          </w:p>
        </w:tc>
        <w:tc>
          <w:tcPr>
            <w:tcW w:w="1701" w:type="dxa"/>
            <w:shd w:val="clear" w:color="auto" w:fill="auto"/>
          </w:tcPr>
          <w:p w14:paraId="5C634331" w14:textId="77777777" w:rsidR="007053D1" w:rsidRDefault="007053D1" w:rsidP="005303FF">
            <w:pPr>
              <w:pStyle w:val="Tekstpodstawowy"/>
              <w:spacing w:line="360" w:lineRule="auto"/>
              <w:jc w:val="both"/>
            </w:pPr>
            <w:proofErr w:type="gramStart"/>
            <w:r>
              <w:t>varchar(</w:t>
            </w:r>
            <w:proofErr w:type="gramEnd"/>
            <w:r>
              <w:t>50)</w:t>
            </w:r>
          </w:p>
        </w:tc>
        <w:tc>
          <w:tcPr>
            <w:tcW w:w="3397" w:type="dxa"/>
            <w:vMerge/>
            <w:shd w:val="clear" w:color="auto" w:fill="auto"/>
          </w:tcPr>
          <w:p w14:paraId="67159E71" w14:textId="77777777" w:rsidR="007053D1" w:rsidRDefault="007053D1" w:rsidP="005303FF">
            <w:pPr>
              <w:pStyle w:val="Tekstpodstawowy"/>
              <w:spacing w:line="360" w:lineRule="auto"/>
              <w:jc w:val="both"/>
            </w:pPr>
          </w:p>
        </w:tc>
      </w:tr>
      <w:tr w:rsidR="007053D1" w14:paraId="51BD0D35" w14:textId="77777777" w:rsidTr="008A4534">
        <w:trPr>
          <w:trHeight w:val="207"/>
        </w:trPr>
        <w:tc>
          <w:tcPr>
            <w:tcW w:w="2263" w:type="dxa"/>
            <w:vMerge w:val="restart"/>
            <w:shd w:val="clear" w:color="auto" w:fill="auto"/>
          </w:tcPr>
          <w:p w14:paraId="2C0447D3" w14:textId="77777777" w:rsidR="007053D1" w:rsidRDefault="007053D1" w:rsidP="005303FF">
            <w:pPr>
              <w:pStyle w:val="Tekstpodstawowy"/>
              <w:spacing w:line="360" w:lineRule="auto"/>
              <w:jc w:val="both"/>
            </w:pPr>
            <w:r>
              <w:t>image</w:t>
            </w:r>
          </w:p>
        </w:tc>
        <w:tc>
          <w:tcPr>
            <w:tcW w:w="1701" w:type="dxa"/>
            <w:shd w:val="clear" w:color="auto" w:fill="auto"/>
          </w:tcPr>
          <w:p w14:paraId="3B4431CF" w14:textId="77777777" w:rsidR="007053D1" w:rsidRDefault="007053D1" w:rsidP="005303FF">
            <w:pPr>
              <w:pStyle w:val="Tekstpodstawowy"/>
              <w:spacing w:line="360" w:lineRule="auto"/>
              <w:jc w:val="both"/>
            </w:pPr>
            <w:r>
              <w:t>id</w:t>
            </w:r>
          </w:p>
        </w:tc>
        <w:tc>
          <w:tcPr>
            <w:tcW w:w="1701" w:type="dxa"/>
            <w:shd w:val="clear" w:color="auto" w:fill="auto"/>
          </w:tcPr>
          <w:p w14:paraId="4237A8F7" w14:textId="77777777" w:rsidR="007053D1" w:rsidRDefault="007053D1" w:rsidP="005303FF">
            <w:pPr>
              <w:pStyle w:val="Tekstpodstawowy"/>
              <w:spacing w:line="360" w:lineRule="auto"/>
              <w:jc w:val="both"/>
            </w:pPr>
            <w:r>
              <w:t>int</w:t>
            </w:r>
          </w:p>
        </w:tc>
        <w:tc>
          <w:tcPr>
            <w:tcW w:w="3397" w:type="dxa"/>
            <w:vMerge w:val="restart"/>
            <w:shd w:val="clear" w:color="auto" w:fill="auto"/>
          </w:tcPr>
          <w:p w14:paraId="6C59F29B" w14:textId="709DC320" w:rsidR="007053D1" w:rsidRDefault="007053D1" w:rsidP="005303FF">
            <w:pPr>
              <w:pStyle w:val="Tekstpodstawowy"/>
              <w:spacing w:line="360" w:lineRule="auto"/>
              <w:jc w:val="both"/>
            </w:pPr>
            <w:r>
              <w:t>Przechowuje dane o obrazie znajdującym się na serwerze</w:t>
            </w:r>
          </w:p>
        </w:tc>
      </w:tr>
      <w:tr w:rsidR="007053D1" w14:paraId="10188E54" w14:textId="77777777" w:rsidTr="008A4534">
        <w:trPr>
          <w:trHeight w:val="226"/>
        </w:trPr>
        <w:tc>
          <w:tcPr>
            <w:tcW w:w="2263" w:type="dxa"/>
            <w:vMerge/>
            <w:shd w:val="clear" w:color="auto" w:fill="auto"/>
          </w:tcPr>
          <w:p w14:paraId="5CB08F7B" w14:textId="77777777" w:rsidR="007053D1" w:rsidRDefault="007053D1" w:rsidP="005303FF">
            <w:pPr>
              <w:pStyle w:val="Tekstpodstawowy"/>
              <w:spacing w:line="360" w:lineRule="auto"/>
              <w:jc w:val="both"/>
            </w:pPr>
          </w:p>
        </w:tc>
        <w:tc>
          <w:tcPr>
            <w:tcW w:w="1701" w:type="dxa"/>
            <w:shd w:val="clear" w:color="auto" w:fill="auto"/>
          </w:tcPr>
          <w:p w14:paraId="7C7D4ABB" w14:textId="77777777" w:rsidR="007053D1" w:rsidRDefault="007053D1" w:rsidP="005303FF">
            <w:pPr>
              <w:pStyle w:val="Tekstpodstawowy"/>
              <w:spacing w:line="360" w:lineRule="auto"/>
              <w:jc w:val="both"/>
            </w:pPr>
            <w:r>
              <w:t>path</w:t>
            </w:r>
          </w:p>
        </w:tc>
        <w:tc>
          <w:tcPr>
            <w:tcW w:w="1701" w:type="dxa"/>
            <w:shd w:val="clear" w:color="auto" w:fill="auto"/>
          </w:tcPr>
          <w:p w14:paraId="6DA8DB19" w14:textId="77777777" w:rsidR="007053D1" w:rsidRDefault="007053D1" w:rsidP="005303FF">
            <w:pPr>
              <w:pStyle w:val="Tekstpodstawowy"/>
              <w:spacing w:line="360" w:lineRule="auto"/>
              <w:jc w:val="both"/>
            </w:pPr>
            <w:proofErr w:type="gramStart"/>
            <w:r>
              <w:t>varchar(</w:t>
            </w:r>
            <w:proofErr w:type="gramEnd"/>
            <w:r>
              <w:t>MAX)</w:t>
            </w:r>
          </w:p>
        </w:tc>
        <w:tc>
          <w:tcPr>
            <w:tcW w:w="3397" w:type="dxa"/>
            <w:vMerge/>
            <w:shd w:val="clear" w:color="auto" w:fill="auto"/>
          </w:tcPr>
          <w:p w14:paraId="01EA2EF8" w14:textId="77777777" w:rsidR="007053D1" w:rsidRDefault="007053D1" w:rsidP="005303FF">
            <w:pPr>
              <w:pStyle w:val="Tekstpodstawowy"/>
              <w:spacing w:line="360" w:lineRule="auto"/>
              <w:jc w:val="both"/>
            </w:pPr>
          </w:p>
        </w:tc>
      </w:tr>
      <w:tr w:rsidR="007053D1" w14:paraId="5845ADF7" w14:textId="77777777" w:rsidTr="008A4534">
        <w:trPr>
          <w:trHeight w:val="299"/>
        </w:trPr>
        <w:tc>
          <w:tcPr>
            <w:tcW w:w="2263" w:type="dxa"/>
            <w:vMerge/>
            <w:shd w:val="clear" w:color="auto" w:fill="auto"/>
          </w:tcPr>
          <w:p w14:paraId="1918E2C5" w14:textId="77777777" w:rsidR="007053D1" w:rsidRDefault="007053D1" w:rsidP="005303FF">
            <w:pPr>
              <w:pStyle w:val="Tekstpodstawowy"/>
              <w:spacing w:line="360" w:lineRule="auto"/>
              <w:jc w:val="both"/>
            </w:pPr>
          </w:p>
        </w:tc>
        <w:tc>
          <w:tcPr>
            <w:tcW w:w="1701" w:type="dxa"/>
            <w:shd w:val="clear" w:color="auto" w:fill="auto"/>
          </w:tcPr>
          <w:p w14:paraId="6AC05729" w14:textId="77777777" w:rsidR="007053D1" w:rsidRDefault="007053D1" w:rsidP="005303FF">
            <w:pPr>
              <w:pStyle w:val="Tekstpodstawowy"/>
              <w:spacing w:line="360" w:lineRule="auto"/>
              <w:jc w:val="both"/>
            </w:pPr>
            <w:r>
              <w:t>publish_date</w:t>
            </w:r>
          </w:p>
        </w:tc>
        <w:tc>
          <w:tcPr>
            <w:tcW w:w="1701" w:type="dxa"/>
            <w:shd w:val="clear" w:color="auto" w:fill="auto"/>
          </w:tcPr>
          <w:p w14:paraId="6FDCB78D" w14:textId="77777777" w:rsidR="007053D1" w:rsidRDefault="007053D1" w:rsidP="005303FF">
            <w:pPr>
              <w:pStyle w:val="Tekstpodstawowy"/>
              <w:spacing w:line="360" w:lineRule="auto"/>
              <w:jc w:val="both"/>
            </w:pPr>
            <w:r>
              <w:t>datetime2(7)</w:t>
            </w:r>
          </w:p>
        </w:tc>
        <w:tc>
          <w:tcPr>
            <w:tcW w:w="3397" w:type="dxa"/>
            <w:vMerge/>
            <w:shd w:val="clear" w:color="auto" w:fill="auto"/>
          </w:tcPr>
          <w:p w14:paraId="017A9F80" w14:textId="77777777" w:rsidR="007053D1" w:rsidRDefault="007053D1" w:rsidP="005303FF">
            <w:pPr>
              <w:pStyle w:val="Tekstpodstawowy"/>
              <w:spacing w:line="360" w:lineRule="auto"/>
              <w:jc w:val="both"/>
            </w:pPr>
          </w:p>
        </w:tc>
      </w:tr>
      <w:tr w:rsidR="007053D1" w14:paraId="3F74943F" w14:textId="77777777" w:rsidTr="008A4534">
        <w:trPr>
          <w:trHeight w:val="272"/>
        </w:trPr>
        <w:tc>
          <w:tcPr>
            <w:tcW w:w="2263" w:type="dxa"/>
            <w:vMerge w:val="restart"/>
            <w:shd w:val="clear" w:color="auto" w:fill="auto"/>
          </w:tcPr>
          <w:p w14:paraId="042FCCFA" w14:textId="77777777" w:rsidR="007053D1" w:rsidRDefault="007053D1" w:rsidP="005303FF">
            <w:pPr>
              <w:pStyle w:val="Tekstpodstawowy"/>
              <w:spacing w:line="360" w:lineRule="auto"/>
              <w:jc w:val="both"/>
            </w:pPr>
            <w:r>
              <w:t>interest</w:t>
            </w:r>
          </w:p>
        </w:tc>
        <w:tc>
          <w:tcPr>
            <w:tcW w:w="1701" w:type="dxa"/>
            <w:shd w:val="clear" w:color="auto" w:fill="auto"/>
          </w:tcPr>
          <w:p w14:paraId="38D75582" w14:textId="77777777" w:rsidR="007053D1" w:rsidRDefault="007053D1" w:rsidP="005303FF">
            <w:pPr>
              <w:pStyle w:val="Tekstpodstawowy"/>
              <w:spacing w:line="360" w:lineRule="auto"/>
              <w:jc w:val="both"/>
            </w:pPr>
            <w:r>
              <w:t>id</w:t>
            </w:r>
          </w:p>
        </w:tc>
        <w:tc>
          <w:tcPr>
            <w:tcW w:w="1701" w:type="dxa"/>
            <w:shd w:val="clear" w:color="auto" w:fill="auto"/>
          </w:tcPr>
          <w:p w14:paraId="37F82907" w14:textId="77777777" w:rsidR="007053D1" w:rsidRDefault="007053D1" w:rsidP="005303FF">
            <w:pPr>
              <w:pStyle w:val="Tekstpodstawowy"/>
              <w:spacing w:line="360" w:lineRule="auto"/>
              <w:jc w:val="both"/>
            </w:pPr>
            <w:r>
              <w:t>int</w:t>
            </w:r>
          </w:p>
        </w:tc>
        <w:tc>
          <w:tcPr>
            <w:tcW w:w="3397" w:type="dxa"/>
            <w:vMerge w:val="restart"/>
            <w:shd w:val="clear" w:color="auto" w:fill="auto"/>
          </w:tcPr>
          <w:p w14:paraId="464AD25A" w14:textId="09DB8962" w:rsidR="007053D1" w:rsidRDefault="007053D1" w:rsidP="005303FF">
            <w:pPr>
              <w:pStyle w:val="Tekstpodstawowy"/>
              <w:spacing w:line="360" w:lineRule="auto"/>
              <w:jc w:val="both"/>
            </w:pPr>
            <w:r>
              <w:t>Przechowuje listę zainteresowań do wybrania przez użytkowników</w:t>
            </w:r>
          </w:p>
        </w:tc>
      </w:tr>
      <w:tr w:rsidR="007053D1" w14:paraId="351ABD12" w14:textId="77777777" w:rsidTr="008A4534">
        <w:trPr>
          <w:trHeight w:val="253"/>
        </w:trPr>
        <w:tc>
          <w:tcPr>
            <w:tcW w:w="2263" w:type="dxa"/>
            <w:vMerge/>
            <w:shd w:val="clear" w:color="auto" w:fill="auto"/>
          </w:tcPr>
          <w:p w14:paraId="76680EA6" w14:textId="77777777" w:rsidR="007053D1" w:rsidRDefault="007053D1" w:rsidP="005303FF">
            <w:pPr>
              <w:pStyle w:val="Tekstpodstawowy"/>
              <w:spacing w:line="360" w:lineRule="auto"/>
              <w:jc w:val="both"/>
            </w:pPr>
          </w:p>
        </w:tc>
        <w:tc>
          <w:tcPr>
            <w:tcW w:w="1701" w:type="dxa"/>
            <w:shd w:val="clear" w:color="auto" w:fill="auto"/>
          </w:tcPr>
          <w:p w14:paraId="1106E760" w14:textId="77777777" w:rsidR="007053D1" w:rsidRDefault="007053D1" w:rsidP="005303FF">
            <w:pPr>
              <w:pStyle w:val="Tekstpodstawowy"/>
              <w:spacing w:line="360" w:lineRule="auto"/>
              <w:jc w:val="both"/>
            </w:pPr>
            <w:r>
              <w:t>title</w:t>
            </w:r>
          </w:p>
        </w:tc>
        <w:tc>
          <w:tcPr>
            <w:tcW w:w="1701" w:type="dxa"/>
            <w:shd w:val="clear" w:color="auto" w:fill="auto"/>
          </w:tcPr>
          <w:p w14:paraId="50E70519" w14:textId="77777777" w:rsidR="007053D1" w:rsidRDefault="007053D1" w:rsidP="005303FF">
            <w:pPr>
              <w:pStyle w:val="Tekstpodstawowy"/>
              <w:spacing w:line="360" w:lineRule="auto"/>
              <w:jc w:val="both"/>
            </w:pPr>
            <w:proofErr w:type="gramStart"/>
            <w:r>
              <w:t>varchar(</w:t>
            </w:r>
            <w:proofErr w:type="gramEnd"/>
            <w:r>
              <w:t>150)</w:t>
            </w:r>
          </w:p>
        </w:tc>
        <w:tc>
          <w:tcPr>
            <w:tcW w:w="3397" w:type="dxa"/>
            <w:vMerge/>
            <w:shd w:val="clear" w:color="auto" w:fill="auto"/>
          </w:tcPr>
          <w:p w14:paraId="49BB64E7" w14:textId="77777777" w:rsidR="007053D1" w:rsidRDefault="007053D1" w:rsidP="005303FF">
            <w:pPr>
              <w:pStyle w:val="Tekstpodstawowy"/>
              <w:spacing w:line="360" w:lineRule="auto"/>
              <w:jc w:val="both"/>
            </w:pPr>
          </w:p>
        </w:tc>
      </w:tr>
      <w:tr w:rsidR="007053D1" w14:paraId="065DD5F3" w14:textId="77777777" w:rsidTr="008A4534">
        <w:trPr>
          <w:trHeight w:val="198"/>
        </w:trPr>
        <w:tc>
          <w:tcPr>
            <w:tcW w:w="2263" w:type="dxa"/>
            <w:vMerge w:val="restart"/>
            <w:shd w:val="clear" w:color="auto" w:fill="auto"/>
          </w:tcPr>
          <w:p w14:paraId="5DD43C7F" w14:textId="77777777" w:rsidR="007053D1" w:rsidRDefault="007053D1" w:rsidP="005303FF">
            <w:pPr>
              <w:pStyle w:val="Tekstpodstawowy"/>
              <w:spacing w:line="360" w:lineRule="auto"/>
              <w:jc w:val="both"/>
            </w:pPr>
            <w:r>
              <w:t>marital_status</w:t>
            </w:r>
          </w:p>
        </w:tc>
        <w:tc>
          <w:tcPr>
            <w:tcW w:w="1701" w:type="dxa"/>
            <w:shd w:val="clear" w:color="auto" w:fill="auto"/>
          </w:tcPr>
          <w:p w14:paraId="3221AFA0" w14:textId="77777777" w:rsidR="007053D1" w:rsidRDefault="007053D1" w:rsidP="005303FF">
            <w:pPr>
              <w:pStyle w:val="Tekstpodstawowy"/>
              <w:spacing w:line="360" w:lineRule="auto"/>
              <w:jc w:val="both"/>
            </w:pPr>
            <w:r>
              <w:t>id</w:t>
            </w:r>
          </w:p>
        </w:tc>
        <w:tc>
          <w:tcPr>
            <w:tcW w:w="1701" w:type="dxa"/>
            <w:shd w:val="clear" w:color="auto" w:fill="auto"/>
          </w:tcPr>
          <w:p w14:paraId="515B5EA5" w14:textId="77777777" w:rsidR="007053D1" w:rsidRDefault="007053D1" w:rsidP="005303FF">
            <w:pPr>
              <w:pStyle w:val="Tekstpodstawowy"/>
              <w:spacing w:line="360" w:lineRule="auto"/>
              <w:jc w:val="both"/>
            </w:pPr>
            <w:r>
              <w:t>int</w:t>
            </w:r>
          </w:p>
        </w:tc>
        <w:tc>
          <w:tcPr>
            <w:tcW w:w="3397" w:type="dxa"/>
            <w:vMerge w:val="restart"/>
            <w:shd w:val="clear" w:color="auto" w:fill="auto"/>
          </w:tcPr>
          <w:p w14:paraId="394AD1C2" w14:textId="57BBC64A" w:rsidR="007053D1" w:rsidRDefault="007053D1" w:rsidP="005303FF">
            <w:pPr>
              <w:pStyle w:val="Tekstpodstawowy"/>
              <w:spacing w:line="360" w:lineRule="auto"/>
              <w:jc w:val="both"/>
            </w:pPr>
            <w:r>
              <w:t>Przechowuje listę stanów cywilnych do wybrania przez użytkownika</w:t>
            </w:r>
          </w:p>
        </w:tc>
      </w:tr>
      <w:tr w:rsidR="007053D1" w14:paraId="39ECBE13" w14:textId="77777777" w:rsidTr="006F0026">
        <w:trPr>
          <w:trHeight w:val="398"/>
        </w:trPr>
        <w:tc>
          <w:tcPr>
            <w:tcW w:w="2263" w:type="dxa"/>
            <w:vMerge/>
            <w:shd w:val="clear" w:color="auto" w:fill="auto"/>
          </w:tcPr>
          <w:p w14:paraId="58E56FEB" w14:textId="77777777" w:rsidR="007053D1" w:rsidRDefault="007053D1" w:rsidP="005303FF">
            <w:pPr>
              <w:pStyle w:val="Tekstpodstawowy"/>
              <w:spacing w:line="360" w:lineRule="auto"/>
              <w:jc w:val="both"/>
            </w:pPr>
          </w:p>
        </w:tc>
        <w:tc>
          <w:tcPr>
            <w:tcW w:w="1701" w:type="dxa"/>
            <w:shd w:val="clear" w:color="auto" w:fill="auto"/>
          </w:tcPr>
          <w:p w14:paraId="75035D64" w14:textId="77777777" w:rsidR="007053D1" w:rsidRDefault="007053D1" w:rsidP="005303FF">
            <w:pPr>
              <w:pStyle w:val="Tekstpodstawowy"/>
              <w:spacing w:line="360" w:lineRule="auto"/>
              <w:jc w:val="both"/>
            </w:pPr>
            <w:r>
              <w:t>title</w:t>
            </w:r>
          </w:p>
        </w:tc>
        <w:tc>
          <w:tcPr>
            <w:tcW w:w="1701" w:type="dxa"/>
            <w:shd w:val="clear" w:color="auto" w:fill="auto"/>
          </w:tcPr>
          <w:p w14:paraId="1D22A90F" w14:textId="77777777" w:rsidR="007053D1" w:rsidRDefault="007053D1" w:rsidP="005303FF">
            <w:pPr>
              <w:pStyle w:val="Tekstpodstawowy"/>
              <w:spacing w:line="360" w:lineRule="auto"/>
              <w:jc w:val="both"/>
            </w:pPr>
            <w:proofErr w:type="gramStart"/>
            <w:r>
              <w:t>varchar(</w:t>
            </w:r>
            <w:proofErr w:type="gramEnd"/>
            <w:r>
              <w:t>150)</w:t>
            </w:r>
          </w:p>
        </w:tc>
        <w:tc>
          <w:tcPr>
            <w:tcW w:w="3397" w:type="dxa"/>
            <w:vMerge/>
            <w:shd w:val="clear" w:color="auto" w:fill="auto"/>
          </w:tcPr>
          <w:p w14:paraId="55BC754C" w14:textId="77777777" w:rsidR="007053D1" w:rsidRDefault="007053D1" w:rsidP="005303FF">
            <w:pPr>
              <w:pStyle w:val="Tekstpodstawowy"/>
              <w:spacing w:line="360" w:lineRule="auto"/>
              <w:jc w:val="both"/>
            </w:pPr>
          </w:p>
        </w:tc>
      </w:tr>
      <w:tr w:rsidR="007053D1" w14:paraId="148F6AF1" w14:textId="77777777" w:rsidTr="008A4534">
        <w:trPr>
          <w:trHeight w:val="449"/>
        </w:trPr>
        <w:tc>
          <w:tcPr>
            <w:tcW w:w="2263" w:type="dxa"/>
            <w:vMerge w:val="restart"/>
            <w:shd w:val="clear" w:color="auto" w:fill="auto"/>
          </w:tcPr>
          <w:p w14:paraId="4A44B418" w14:textId="77777777" w:rsidR="007053D1" w:rsidRDefault="007053D1" w:rsidP="005303FF">
            <w:pPr>
              <w:pStyle w:val="Tekstpodstawowy"/>
              <w:spacing w:line="360" w:lineRule="auto"/>
              <w:jc w:val="both"/>
            </w:pPr>
            <w:r>
              <w:t>post</w:t>
            </w:r>
          </w:p>
        </w:tc>
        <w:tc>
          <w:tcPr>
            <w:tcW w:w="1701" w:type="dxa"/>
            <w:shd w:val="clear" w:color="auto" w:fill="auto"/>
          </w:tcPr>
          <w:p w14:paraId="48BDEAB7" w14:textId="77777777" w:rsidR="007053D1" w:rsidRDefault="007053D1" w:rsidP="005303FF">
            <w:pPr>
              <w:pStyle w:val="Tekstpodstawowy"/>
              <w:spacing w:line="360" w:lineRule="auto"/>
              <w:jc w:val="both"/>
            </w:pPr>
            <w:r>
              <w:t>id</w:t>
            </w:r>
          </w:p>
        </w:tc>
        <w:tc>
          <w:tcPr>
            <w:tcW w:w="1701" w:type="dxa"/>
            <w:shd w:val="clear" w:color="auto" w:fill="auto"/>
          </w:tcPr>
          <w:p w14:paraId="38E23AD5" w14:textId="77777777" w:rsidR="007053D1" w:rsidRDefault="007053D1" w:rsidP="005303FF">
            <w:pPr>
              <w:pStyle w:val="Tekstpodstawowy"/>
              <w:spacing w:line="360" w:lineRule="auto"/>
              <w:jc w:val="both"/>
            </w:pPr>
            <w:r>
              <w:t>int</w:t>
            </w:r>
          </w:p>
        </w:tc>
        <w:tc>
          <w:tcPr>
            <w:tcW w:w="3397" w:type="dxa"/>
            <w:vMerge w:val="restart"/>
            <w:shd w:val="clear" w:color="auto" w:fill="auto"/>
          </w:tcPr>
          <w:p w14:paraId="59F7DABD" w14:textId="49D2F659" w:rsidR="007053D1" w:rsidRDefault="007053D1" w:rsidP="005303FF">
            <w:pPr>
              <w:pStyle w:val="Tekstpodstawowy"/>
              <w:spacing w:line="360" w:lineRule="auto"/>
              <w:jc w:val="both"/>
            </w:pPr>
            <w:r>
              <w:t>Przechowuje podstawowe dane wpisu</w:t>
            </w:r>
          </w:p>
        </w:tc>
      </w:tr>
      <w:tr w:rsidR="007053D1" w14:paraId="5CCBD3F9" w14:textId="77777777" w:rsidTr="008A4534">
        <w:trPr>
          <w:trHeight w:val="384"/>
        </w:trPr>
        <w:tc>
          <w:tcPr>
            <w:tcW w:w="2263" w:type="dxa"/>
            <w:vMerge/>
            <w:shd w:val="clear" w:color="auto" w:fill="auto"/>
          </w:tcPr>
          <w:p w14:paraId="5D0650B4" w14:textId="77777777" w:rsidR="007053D1" w:rsidRDefault="007053D1" w:rsidP="005303FF">
            <w:pPr>
              <w:pStyle w:val="Tekstpodstawowy"/>
              <w:spacing w:line="360" w:lineRule="auto"/>
              <w:jc w:val="both"/>
            </w:pPr>
          </w:p>
        </w:tc>
        <w:tc>
          <w:tcPr>
            <w:tcW w:w="1701" w:type="dxa"/>
            <w:shd w:val="clear" w:color="auto" w:fill="auto"/>
          </w:tcPr>
          <w:p w14:paraId="5652E939" w14:textId="77777777" w:rsidR="007053D1" w:rsidRDefault="007053D1" w:rsidP="005303FF">
            <w:pPr>
              <w:pStyle w:val="Tekstpodstawowy"/>
              <w:spacing w:line="360" w:lineRule="auto"/>
              <w:jc w:val="both"/>
            </w:pPr>
            <w:r>
              <w:t>content</w:t>
            </w:r>
          </w:p>
        </w:tc>
        <w:tc>
          <w:tcPr>
            <w:tcW w:w="1701" w:type="dxa"/>
            <w:shd w:val="clear" w:color="auto" w:fill="auto"/>
          </w:tcPr>
          <w:p w14:paraId="45CA15C2" w14:textId="77777777" w:rsidR="007053D1" w:rsidRDefault="007053D1" w:rsidP="005303FF">
            <w:pPr>
              <w:pStyle w:val="Tekstpodstawowy"/>
              <w:spacing w:line="360" w:lineRule="auto"/>
              <w:jc w:val="both"/>
            </w:pPr>
            <w:proofErr w:type="gramStart"/>
            <w:r>
              <w:t>varchar(</w:t>
            </w:r>
            <w:proofErr w:type="gramEnd"/>
            <w:r>
              <w:t>1000)</w:t>
            </w:r>
          </w:p>
        </w:tc>
        <w:tc>
          <w:tcPr>
            <w:tcW w:w="3397" w:type="dxa"/>
            <w:vMerge/>
            <w:shd w:val="clear" w:color="auto" w:fill="auto"/>
          </w:tcPr>
          <w:p w14:paraId="74B19C73" w14:textId="77777777" w:rsidR="007053D1" w:rsidRDefault="007053D1" w:rsidP="005303FF">
            <w:pPr>
              <w:pStyle w:val="Tekstpodstawowy"/>
              <w:spacing w:line="360" w:lineRule="auto"/>
              <w:jc w:val="both"/>
            </w:pPr>
          </w:p>
        </w:tc>
      </w:tr>
      <w:tr w:rsidR="007053D1" w14:paraId="6970445B" w14:textId="77777777" w:rsidTr="008A4534">
        <w:trPr>
          <w:trHeight w:val="141"/>
        </w:trPr>
        <w:tc>
          <w:tcPr>
            <w:tcW w:w="2263" w:type="dxa"/>
            <w:vMerge/>
            <w:shd w:val="clear" w:color="auto" w:fill="auto"/>
          </w:tcPr>
          <w:p w14:paraId="128FDC63" w14:textId="77777777" w:rsidR="007053D1" w:rsidRDefault="007053D1" w:rsidP="005303FF">
            <w:pPr>
              <w:pStyle w:val="Tekstpodstawowy"/>
              <w:spacing w:line="360" w:lineRule="auto"/>
              <w:jc w:val="both"/>
            </w:pPr>
          </w:p>
        </w:tc>
        <w:tc>
          <w:tcPr>
            <w:tcW w:w="1701" w:type="dxa"/>
            <w:shd w:val="clear" w:color="auto" w:fill="auto"/>
          </w:tcPr>
          <w:p w14:paraId="34068F24" w14:textId="77777777" w:rsidR="007053D1" w:rsidRDefault="007053D1" w:rsidP="005303FF">
            <w:pPr>
              <w:pStyle w:val="Tekstpodstawowy"/>
              <w:spacing w:line="360" w:lineRule="auto"/>
              <w:jc w:val="both"/>
            </w:pPr>
            <w:r>
              <w:t>image_path</w:t>
            </w:r>
          </w:p>
        </w:tc>
        <w:tc>
          <w:tcPr>
            <w:tcW w:w="1701" w:type="dxa"/>
            <w:shd w:val="clear" w:color="auto" w:fill="auto"/>
          </w:tcPr>
          <w:p w14:paraId="7AAE355C" w14:textId="77777777" w:rsidR="007053D1" w:rsidRDefault="007053D1" w:rsidP="005303FF">
            <w:pPr>
              <w:pStyle w:val="Tekstpodstawowy"/>
              <w:spacing w:line="360" w:lineRule="auto"/>
              <w:jc w:val="both"/>
            </w:pPr>
            <w:proofErr w:type="gramStart"/>
            <w:r>
              <w:t>varchar(</w:t>
            </w:r>
            <w:proofErr w:type="gramEnd"/>
            <w:r>
              <w:t>1500)</w:t>
            </w:r>
          </w:p>
        </w:tc>
        <w:tc>
          <w:tcPr>
            <w:tcW w:w="3397" w:type="dxa"/>
            <w:vMerge/>
            <w:shd w:val="clear" w:color="auto" w:fill="auto"/>
          </w:tcPr>
          <w:p w14:paraId="08421019" w14:textId="77777777" w:rsidR="007053D1" w:rsidRDefault="007053D1" w:rsidP="005303FF">
            <w:pPr>
              <w:pStyle w:val="Tekstpodstawowy"/>
              <w:spacing w:line="360" w:lineRule="auto"/>
              <w:jc w:val="both"/>
            </w:pPr>
          </w:p>
        </w:tc>
      </w:tr>
      <w:tr w:rsidR="007053D1" w14:paraId="40F2DD39" w14:textId="77777777" w:rsidTr="008A4534">
        <w:trPr>
          <w:trHeight w:val="271"/>
        </w:trPr>
        <w:tc>
          <w:tcPr>
            <w:tcW w:w="2263" w:type="dxa"/>
            <w:vMerge/>
            <w:shd w:val="clear" w:color="auto" w:fill="auto"/>
          </w:tcPr>
          <w:p w14:paraId="12FB3685" w14:textId="77777777" w:rsidR="007053D1" w:rsidRDefault="007053D1" w:rsidP="005303FF">
            <w:pPr>
              <w:pStyle w:val="Tekstpodstawowy"/>
              <w:spacing w:line="360" w:lineRule="auto"/>
              <w:jc w:val="both"/>
            </w:pPr>
          </w:p>
        </w:tc>
        <w:tc>
          <w:tcPr>
            <w:tcW w:w="1701" w:type="dxa"/>
            <w:shd w:val="clear" w:color="auto" w:fill="auto"/>
          </w:tcPr>
          <w:p w14:paraId="4A674F87" w14:textId="77777777" w:rsidR="007053D1" w:rsidRDefault="007053D1" w:rsidP="005303FF">
            <w:pPr>
              <w:pStyle w:val="Tekstpodstawowy"/>
              <w:spacing w:line="360" w:lineRule="auto"/>
              <w:jc w:val="both"/>
            </w:pPr>
            <w:r>
              <w:t>date</w:t>
            </w:r>
          </w:p>
        </w:tc>
        <w:tc>
          <w:tcPr>
            <w:tcW w:w="1701" w:type="dxa"/>
            <w:shd w:val="clear" w:color="auto" w:fill="auto"/>
          </w:tcPr>
          <w:p w14:paraId="7862C542" w14:textId="77777777" w:rsidR="007053D1" w:rsidRDefault="007053D1" w:rsidP="005303FF">
            <w:pPr>
              <w:pStyle w:val="Tekstpodstawowy"/>
              <w:spacing w:line="360" w:lineRule="auto"/>
              <w:jc w:val="both"/>
            </w:pPr>
            <w:r>
              <w:t>datetime</w:t>
            </w:r>
          </w:p>
        </w:tc>
        <w:tc>
          <w:tcPr>
            <w:tcW w:w="3397" w:type="dxa"/>
            <w:vMerge/>
            <w:shd w:val="clear" w:color="auto" w:fill="auto"/>
          </w:tcPr>
          <w:p w14:paraId="00365F4E" w14:textId="77777777" w:rsidR="007053D1" w:rsidRDefault="007053D1" w:rsidP="005303FF">
            <w:pPr>
              <w:pStyle w:val="Tekstpodstawowy"/>
              <w:spacing w:line="360" w:lineRule="auto"/>
              <w:jc w:val="both"/>
            </w:pPr>
          </w:p>
        </w:tc>
      </w:tr>
      <w:tr w:rsidR="007053D1" w14:paraId="57371679" w14:textId="77777777" w:rsidTr="008A4534">
        <w:trPr>
          <w:trHeight w:val="346"/>
        </w:trPr>
        <w:tc>
          <w:tcPr>
            <w:tcW w:w="2263" w:type="dxa"/>
            <w:vMerge w:val="restart"/>
            <w:shd w:val="clear" w:color="auto" w:fill="auto"/>
          </w:tcPr>
          <w:p w14:paraId="401D9BCA" w14:textId="77777777" w:rsidR="007053D1" w:rsidRDefault="007053D1" w:rsidP="005303FF">
            <w:pPr>
              <w:pStyle w:val="Tekstpodstawowy"/>
              <w:spacing w:line="360" w:lineRule="auto"/>
              <w:jc w:val="both"/>
            </w:pPr>
            <w:r>
              <w:t>post_like</w:t>
            </w:r>
          </w:p>
        </w:tc>
        <w:tc>
          <w:tcPr>
            <w:tcW w:w="1701" w:type="dxa"/>
            <w:shd w:val="clear" w:color="auto" w:fill="auto"/>
          </w:tcPr>
          <w:p w14:paraId="4AEE7291" w14:textId="77777777" w:rsidR="007053D1" w:rsidRDefault="007053D1" w:rsidP="005303FF">
            <w:pPr>
              <w:pStyle w:val="Tekstpodstawowy"/>
              <w:spacing w:line="360" w:lineRule="auto"/>
              <w:jc w:val="both"/>
            </w:pPr>
            <w:r>
              <w:t>id</w:t>
            </w:r>
          </w:p>
        </w:tc>
        <w:tc>
          <w:tcPr>
            <w:tcW w:w="1701" w:type="dxa"/>
            <w:shd w:val="clear" w:color="auto" w:fill="auto"/>
          </w:tcPr>
          <w:p w14:paraId="38AE0AE1" w14:textId="77777777" w:rsidR="007053D1" w:rsidRDefault="007053D1" w:rsidP="005303FF">
            <w:pPr>
              <w:pStyle w:val="Tekstpodstawowy"/>
              <w:spacing w:line="360" w:lineRule="auto"/>
              <w:jc w:val="both"/>
            </w:pPr>
            <w:r>
              <w:t>int</w:t>
            </w:r>
          </w:p>
        </w:tc>
        <w:tc>
          <w:tcPr>
            <w:tcW w:w="3397" w:type="dxa"/>
            <w:vMerge w:val="restart"/>
            <w:shd w:val="clear" w:color="auto" w:fill="auto"/>
          </w:tcPr>
          <w:p w14:paraId="07E42A4A" w14:textId="3ABB01FC" w:rsidR="007053D1" w:rsidRDefault="007053D1" w:rsidP="005303FF">
            <w:pPr>
              <w:pStyle w:val="Tekstpodstawowy"/>
              <w:spacing w:line="360" w:lineRule="auto"/>
              <w:jc w:val="both"/>
            </w:pPr>
            <w:r>
              <w:t>Przechowuje dane o polubionych wpisach przez użytkowników</w:t>
            </w:r>
          </w:p>
        </w:tc>
      </w:tr>
      <w:tr w:rsidR="007053D1" w14:paraId="78DB3E8B" w14:textId="77777777" w:rsidTr="008A4534">
        <w:trPr>
          <w:trHeight w:val="300"/>
        </w:trPr>
        <w:tc>
          <w:tcPr>
            <w:tcW w:w="2263" w:type="dxa"/>
            <w:vMerge/>
            <w:shd w:val="clear" w:color="auto" w:fill="auto"/>
          </w:tcPr>
          <w:p w14:paraId="776605A2" w14:textId="77777777" w:rsidR="007053D1" w:rsidRDefault="007053D1" w:rsidP="005303FF">
            <w:pPr>
              <w:pStyle w:val="Tekstpodstawowy"/>
              <w:spacing w:line="360" w:lineRule="auto"/>
              <w:jc w:val="both"/>
            </w:pPr>
          </w:p>
        </w:tc>
        <w:tc>
          <w:tcPr>
            <w:tcW w:w="1701" w:type="dxa"/>
            <w:shd w:val="clear" w:color="auto" w:fill="auto"/>
          </w:tcPr>
          <w:p w14:paraId="1FF3045A" w14:textId="77777777" w:rsidR="007053D1" w:rsidRDefault="007053D1" w:rsidP="005303FF">
            <w:pPr>
              <w:pStyle w:val="Tekstpodstawowy"/>
              <w:spacing w:line="360" w:lineRule="auto"/>
              <w:jc w:val="both"/>
            </w:pPr>
            <w:r>
              <w:t>user_id</w:t>
            </w:r>
          </w:p>
        </w:tc>
        <w:tc>
          <w:tcPr>
            <w:tcW w:w="1701" w:type="dxa"/>
            <w:shd w:val="clear" w:color="auto" w:fill="auto"/>
          </w:tcPr>
          <w:p w14:paraId="48FAA4C5" w14:textId="77777777" w:rsidR="007053D1" w:rsidRDefault="007053D1" w:rsidP="005303FF">
            <w:pPr>
              <w:pStyle w:val="Tekstpodstawowy"/>
              <w:spacing w:line="360" w:lineRule="auto"/>
              <w:jc w:val="both"/>
            </w:pPr>
            <w:r>
              <w:t>int</w:t>
            </w:r>
          </w:p>
        </w:tc>
        <w:tc>
          <w:tcPr>
            <w:tcW w:w="3397" w:type="dxa"/>
            <w:vMerge/>
            <w:shd w:val="clear" w:color="auto" w:fill="auto"/>
          </w:tcPr>
          <w:p w14:paraId="528FFC9F" w14:textId="77777777" w:rsidR="007053D1" w:rsidRDefault="007053D1" w:rsidP="005303FF">
            <w:pPr>
              <w:pStyle w:val="Tekstpodstawowy"/>
              <w:spacing w:line="360" w:lineRule="auto"/>
              <w:jc w:val="both"/>
            </w:pPr>
          </w:p>
        </w:tc>
      </w:tr>
      <w:tr w:rsidR="007053D1" w14:paraId="29AC6025" w14:textId="77777777" w:rsidTr="008A4534">
        <w:trPr>
          <w:trHeight w:val="225"/>
        </w:trPr>
        <w:tc>
          <w:tcPr>
            <w:tcW w:w="2263" w:type="dxa"/>
            <w:vMerge/>
            <w:shd w:val="clear" w:color="auto" w:fill="auto"/>
          </w:tcPr>
          <w:p w14:paraId="0DFB5216" w14:textId="77777777" w:rsidR="007053D1" w:rsidRDefault="007053D1" w:rsidP="005303FF">
            <w:pPr>
              <w:pStyle w:val="Tekstpodstawowy"/>
              <w:spacing w:line="360" w:lineRule="auto"/>
              <w:jc w:val="both"/>
            </w:pPr>
          </w:p>
        </w:tc>
        <w:tc>
          <w:tcPr>
            <w:tcW w:w="1701" w:type="dxa"/>
            <w:shd w:val="clear" w:color="auto" w:fill="auto"/>
          </w:tcPr>
          <w:p w14:paraId="7D88C591" w14:textId="77777777" w:rsidR="007053D1" w:rsidRDefault="007053D1" w:rsidP="005303FF">
            <w:pPr>
              <w:pStyle w:val="Tekstpodstawowy"/>
              <w:spacing w:line="360" w:lineRule="auto"/>
              <w:jc w:val="both"/>
            </w:pPr>
            <w:r>
              <w:t>post_id</w:t>
            </w:r>
          </w:p>
        </w:tc>
        <w:tc>
          <w:tcPr>
            <w:tcW w:w="1701" w:type="dxa"/>
            <w:shd w:val="clear" w:color="auto" w:fill="auto"/>
          </w:tcPr>
          <w:p w14:paraId="031058FF" w14:textId="77777777" w:rsidR="007053D1" w:rsidRDefault="007053D1" w:rsidP="005303FF">
            <w:pPr>
              <w:pStyle w:val="Tekstpodstawowy"/>
              <w:spacing w:line="360" w:lineRule="auto"/>
              <w:jc w:val="both"/>
            </w:pPr>
            <w:r>
              <w:t>int</w:t>
            </w:r>
          </w:p>
        </w:tc>
        <w:tc>
          <w:tcPr>
            <w:tcW w:w="3397" w:type="dxa"/>
            <w:vMerge/>
            <w:shd w:val="clear" w:color="auto" w:fill="auto"/>
          </w:tcPr>
          <w:p w14:paraId="2532D1EE" w14:textId="77777777" w:rsidR="007053D1" w:rsidRDefault="007053D1" w:rsidP="005303FF">
            <w:pPr>
              <w:pStyle w:val="Tekstpodstawowy"/>
              <w:spacing w:line="360" w:lineRule="auto"/>
              <w:jc w:val="both"/>
            </w:pPr>
          </w:p>
        </w:tc>
      </w:tr>
      <w:tr w:rsidR="007053D1" w14:paraId="53F3D1FF" w14:textId="77777777" w:rsidTr="008A4534">
        <w:trPr>
          <w:trHeight w:val="262"/>
        </w:trPr>
        <w:tc>
          <w:tcPr>
            <w:tcW w:w="2263" w:type="dxa"/>
            <w:vMerge w:val="restart"/>
            <w:shd w:val="clear" w:color="auto" w:fill="auto"/>
          </w:tcPr>
          <w:p w14:paraId="54F13D43" w14:textId="77777777" w:rsidR="007053D1" w:rsidRDefault="007053D1" w:rsidP="005303FF">
            <w:pPr>
              <w:pStyle w:val="Tekstpodstawowy"/>
              <w:spacing w:line="360" w:lineRule="auto"/>
              <w:jc w:val="both"/>
            </w:pPr>
            <w:r>
              <w:t>religion</w:t>
            </w:r>
          </w:p>
        </w:tc>
        <w:tc>
          <w:tcPr>
            <w:tcW w:w="1701" w:type="dxa"/>
            <w:shd w:val="clear" w:color="auto" w:fill="auto"/>
          </w:tcPr>
          <w:p w14:paraId="45C81AAA" w14:textId="77777777" w:rsidR="007053D1" w:rsidRDefault="007053D1" w:rsidP="005303FF">
            <w:pPr>
              <w:pStyle w:val="Tekstpodstawowy"/>
              <w:spacing w:line="360" w:lineRule="auto"/>
              <w:jc w:val="both"/>
            </w:pPr>
            <w:r>
              <w:t>id</w:t>
            </w:r>
          </w:p>
        </w:tc>
        <w:tc>
          <w:tcPr>
            <w:tcW w:w="1701" w:type="dxa"/>
            <w:shd w:val="clear" w:color="auto" w:fill="auto"/>
          </w:tcPr>
          <w:p w14:paraId="28B3D81B" w14:textId="77777777" w:rsidR="007053D1" w:rsidRDefault="007053D1" w:rsidP="005303FF">
            <w:pPr>
              <w:pStyle w:val="Tekstpodstawowy"/>
              <w:spacing w:line="360" w:lineRule="auto"/>
              <w:jc w:val="both"/>
            </w:pPr>
          </w:p>
        </w:tc>
        <w:tc>
          <w:tcPr>
            <w:tcW w:w="3397" w:type="dxa"/>
            <w:vMerge w:val="restart"/>
            <w:shd w:val="clear" w:color="auto" w:fill="auto"/>
          </w:tcPr>
          <w:p w14:paraId="16765050" w14:textId="6DCF5C70" w:rsidR="007053D1" w:rsidRDefault="007053D1" w:rsidP="005303FF">
            <w:pPr>
              <w:pStyle w:val="Tekstpodstawowy"/>
              <w:spacing w:line="360" w:lineRule="auto"/>
              <w:jc w:val="both"/>
            </w:pPr>
            <w:r>
              <w:t>Przechowuje listę wierzeń religijnych do wybrania przez użytkownika</w:t>
            </w:r>
          </w:p>
        </w:tc>
      </w:tr>
      <w:tr w:rsidR="007053D1" w14:paraId="644C51D5" w14:textId="77777777" w:rsidTr="008A4534">
        <w:trPr>
          <w:trHeight w:val="263"/>
        </w:trPr>
        <w:tc>
          <w:tcPr>
            <w:tcW w:w="2263" w:type="dxa"/>
            <w:vMerge/>
            <w:shd w:val="clear" w:color="auto" w:fill="auto"/>
          </w:tcPr>
          <w:p w14:paraId="4BCC01AC" w14:textId="77777777" w:rsidR="007053D1" w:rsidRDefault="007053D1" w:rsidP="005303FF">
            <w:pPr>
              <w:pStyle w:val="Tekstpodstawowy"/>
              <w:spacing w:line="360" w:lineRule="auto"/>
              <w:jc w:val="both"/>
            </w:pPr>
          </w:p>
        </w:tc>
        <w:tc>
          <w:tcPr>
            <w:tcW w:w="1701" w:type="dxa"/>
            <w:shd w:val="clear" w:color="auto" w:fill="auto"/>
          </w:tcPr>
          <w:p w14:paraId="6C68FBBF" w14:textId="77777777" w:rsidR="007053D1" w:rsidRDefault="007053D1" w:rsidP="005303FF">
            <w:pPr>
              <w:pStyle w:val="Tekstpodstawowy"/>
              <w:spacing w:line="360" w:lineRule="auto"/>
              <w:jc w:val="both"/>
            </w:pPr>
            <w:r>
              <w:t>title</w:t>
            </w:r>
          </w:p>
        </w:tc>
        <w:tc>
          <w:tcPr>
            <w:tcW w:w="1701" w:type="dxa"/>
            <w:shd w:val="clear" w:color="auto" w:fill="auto"/>
          </w:tcPr>
          <w:p w14:paraId="128ECD8B" w14:textId="77777777" w:rsidR="007053D1" w:rsidRDefault="007053D1" w:rsidP="005303FF">
            <w:pPr>
              <w:pStyle w:val="Tekstpodstawowy"/>
              <w:spacing w:line="360" w:lineRule="auto"/>
              <w:jc w:val="both"/>
            </w:pPr>
          </w:p>
        </w:tc>
        <w:tc>
          <w:tcPr>
            <w:tcW w:w="3397" w:type="dxa"/>
            <w:vMerge/>
            <w:shd w:val="clear" w:color="auto" w:fill="auto"/>
          </w:tcPr>
          <w:p w14:paraId="0B700A6B" w14:textId="77777777" w:rsidR="007053D1" w:rsidRDefault="007053D1" w:rsidP="005303FF">
            <w:pPr>
              <w:pStyle w:val="Tekstpodstawowy"/>
              <w:spacing w:line="360" w:lineRule="auto"/>
              <w:jc w:val="both"/>
            </w:pPr>
          </w:p>
        </w:tc>
      </w:tr>
      <w:tr w:rsidR="007053D1" w14:paraId="4C210406" w14:textId="77777777" w:rsidTr="008A4534">
        <w:trPr>
          <w:trHeight w:val="318"/>
        </w:trPr>
        <w:tc>
          <w:tcPr>
            <w:tcW w:w="2263" w:type="dxa"/>
            <w:vMerge w:val="restart"/>
            <w:shd w:val="clear" w:color="auto" w:fill="auto"/>
          </w:tcPr>
          <w:p w14:paraId="5EEC439A" w14:textId="77777777" w:rsidR="007053D1" w:rsidRDefault="007053D1" w:rsidP="005303FF">
            <w:pPr>
              <w:pStyle w:val="Tekstpodstawowy"/>
              <w:spacing w:line="360" w:lineRule="auto"/>
              <w:jc w:val="both"/>
            </w:pPr>
            <w:r>
              <w:t>session</w:t>
            </w:r>
          </w:p>
        </w:tc>
        <w:tc>
          <w:tcPr>
            <w:tcW w:w="1701" w:type="dxa"/>
            <w:shd w:val="clear" w:color="auto" w:fill="auto"/>
          </w:tcPr>
          <w:p w14:paraId="28EA4204" w14:textId="77777777" w:rsidR="007053D1" w:rsidRDefault="007053D1" w:rsidP="005303FF">
            <w:pPr>
              <w:pStyle w:val="Tekstpodstawowy"/>
              <w:spacing w:line="360" w:lineRule="auto"/>
              <w:jc w:val="both"/>
            </w:pPr>
            <w:r>
              <w:t>id</w:t>
            </w:r>
          </w:p>
        </w:tc>
        <w:tc>
          <w:tcPr>
            <w:tcW w:w="1701" w:type="dxa"/>
            <w:shd w:val="clear" w:color="auto" w:fill="auto"/>
          </w:tcPr>
          <w:p w14:paraId="3DF3497A" w14:textId="77777777" w:rsidR="007053D1" w:rsidRDefault="007053D1" w:rsidP="005303FF">
            <w:pPr>
              <w:pStyle w:val="Tekstpodstawowy"/>
              <w:spacing w:line="360" w:lineRule="auto"/>
              <w:jc w:val="both"/>
            </w:pPr>
            <w:r w:rsidRPr="007E0DA5">
              <w:t>int</w:t>
            </w:r>
          </w:p>
        </w:tc>
        <w:tc>
          <w:tcPr>
            <w:tcW w:w="3397" w:type="dxa"/>
            <w:vMerge w:val="restart"/>
            <w:shd w:val="clear" w:color="auto" w:fill="auto"/>
          </w:tcPr>
          <w:p w14:paraId="3956A5BD" w14:textId="4F13C69A" w:rsidR="007053D1" w:rsidRDefault="007053D1" w:rsidP="005303FF">
            <w:pPr>
              <w:pStyle w:val="Tekstpodstawowy"/>
              <w:spacing w:line="360" w:lineRule="auto"/>
              <w:jc w:val="both"/>
            </w:pPr>
            <w:r>
              <w:t>Przechowuje dane sesji użytkownika</w:t>
            </w:r>
          </w:p>
        </w:tc>
      </w:tr>
      <w:tr w:rsidR="007053D1" w14:paraId="0EDD6851" w14:textId="77777777" w:rsidTr="008A4534">
        <w:trPr>
          <w:trHeight w:val="365"/>
        </w:trPr>
        <w:tc>
          <w:tcPr>
            <w:tcW w:w="2263" w:type="dxa"/>
            <w:vMerge/>
            <w:shd w:val="clear" w:color="auto" w:fill="auto"/>
          </w:tcPr>
          <w:p w14:paraId="29A43525" w14:textId="77777777" w:rsidR="007053D1" w:rsidRDefault="007053D1" w:rsidP="005303FF">
            <w:pPr>
              <w:pStyle w:val="Tekstpodstawowy"/>
              <w:spacing w:line="360" w:lineRule="auto"/>
              <w:jc w:val="both"/>
            </w:pPr>
          </w:p>
        </w:tc>
        <w:tc>
          <w:tcPr>
            <w:tcW w:w="1701" w:type="dxa"/>
            <w:shd w:val="clear" w:color="auto" w:fill="auto"/>
          </w:tcPr>
          <w:p w14:paraId="1B97938D" w14:textId="77777777" w:rsidR="007053D1" w:rsidRDefault="007053D1" w:rsidP="005303FF">
            <w:pPr>
              <w:pStyle w:val="Tekstpodstawowy"/>
              <w:spacing w:line="360" w:lineRule="auto"/>
              <w:jc w:val="both"/>
            </w:pPr>
            <w:r>
              <w:t>user_id</w:t>
            </w:r>
          </w:p>
        </w:tc>
        <w:tc>
          <w:tcPr>
            <w:tcW w:w="1701" w:type="dxa"/>
            <w:shd w:val="clear" w:color="auto" w:fill="auto"/>
          </w:tcPr>
          <w:p w14:paraId="21044A29" w14:textId="77777777" w:rsidR="007053D1" w:rsidRDefault="007053D1" w:rsidP="005303FF">
            <w:pPr>
              <w:pStyle w:val="Tekstpodstawowy"/>
              <w:spacing w:line="360" w:lineRule="auto"/>
              <w:jc w:val="both"/>
            </w:pPr>
            <w:r w:rsidRPr="007E0DA5">
              <w:t>int</w:t>
            </w:r>
          </w:p>
        </w:tc>
        <w:tc>
          <w:tcPr>
            <w:tcW w:w="3397" w:type="dxa"/>
            <w:vMerge/>
            <w:shd w:val="clear" w:color="auto" w:fill="auto"/>
          </w:tcPr>
          <w:p w14:paraId="3C9DDABD" w14:textId="77777777" w:rsidR="007053D1" w:rsidRDefault="007053D1" w:rsidP="005303FF">
            <w:pPr>
              <w:pStyle w:val="Tekstpodstawowy"/>
              <w:spacing w:line="360" w:lineRule="auto"/>
              <w:jc w:val="both"/>
            </w:pPr>
          </w:p>
        </w:tc>
      </w:tr>
      <w:tr w:rsidR="007053D1" w14:paraId="7906AE3F" w14:textId="77777777" w:rsidTr="008A4534">
        <w:trPr>
          <w:trHeight w:val="160"/>
        </w:trPr>
        <w:tc>
          <w:tcPr>
            <w:tcW w:w="2263" w:type="dxa"/>
            <w:vMerge/>
            <w:shd w:val="clear" w:color="auto" w:fill="auto"/>
          </w:tcPr>
          <w:p w14:paraId="5EF7B53B" w14:textId="77777777" w:rsidR="007053D1" w:rsidRDefault="007053D1" w:rsidP="005303FF">
            <w:pPr>
              <w:pStyle w:val="Tekstpodstawowy"/>
              <w:spacing w:line="360" w:lineRule="auto"/>
              <w:jc w:val="both"/>
            </w:pPr>
          </w:p>
        </w:tc>
        <w:tc>
          <w:tcPr>
            <w:tcW w:w="1701" w:type="dxa"/>
            <w:shd w:val="clear" w:color="auto" w:fill="auto"/>
          </w:tcPr>
          <w:p w14:paraId="5FF06F0D" w14:textId="77777777" w:rsidR="007053D1" w:rsidRDefault="007053D1" w:rsidP="005303FF">
            <w:pPr>
              <w:pStyle w:val="Tekstpodstawowy"/>
              <w:spacing w:line="360" w:lineRule="auto"/>
              <w:jc w:val="both"/>
            </w:pPr>
            <w:r>
              <w:t>connection_sta</w:t>
            </w:r>
            <w:r>
              <w:lastRenderedPageBreak/>
              <w:t>rt</w:t>
            </w:r>
          </w:p>
        </w:tc>
        <w:tc>
          <w:tcPr>
            <w:tcW w:w="1701" w:type="dxa"/>
            <w:shd w:val="clear" w:color="auto" w:fill="auto"/>
          </w:tcPr>
          <w:p w14:paraId="25E11EAA" w14:textId="77777777" w:rsidR="007053D1" w:rsidRDefault="007053D1" w:rsidP="005303FF">
            <w:pPr>
              <w:pStyle w:val="Tekstpodstawowy"/>
              <w:spacing w:line="360" w:lineRule="auto"/>
              <w:jc w:val="both"/>
            </w:pPr>
            <w:r w:rsidRPr="007E0DA5">
              <w:lastRenderedPageBreak/>
              <w:t>datetime2(7)</w:t>
            </w:r>
          </w:p>
        </w:tc>
        <w:tc>
          <w:tcPr>
            <w:tcW w:w="3397" w:type="dxa"/>
            <w:vMerge/>
            <w:shd w:val="clear" w:color="auto" w:fill="auto"/>
          </w:tcPr>
          <w:p w14:paraId="48622A89" w14:textId="77777777" w:rsidR="007053D1" w:rsidRDefault="007053D1" w:rsidP="005303FF">
            <w:pPr>
              <w:pStyle w:val="Tekstpodstawowy"/>
              <w:spacing w:line="360" w:lineRule="auto"/>
              <w:jc w:val="both"/>
            </w:pPr>
          </w:p>
        </w:tc>
      </w:tr>
      <w:tr w:rsidR="007053D1" w14:paraId="41691924" w14:textId="77777777" w:rsidTr="008A4534">
        <w:trPr>
          <w:trHeight w:val="197"/>
        </w:trPr>
        <w:tc>
          <w:tcPr>
            <w:tcW w:w="2263" w:type="dxa"/>
            <w:vMerge/>
            <w:shd w:val="clear" w:color="auto" w:fill="auto"/>
          </w:tcPr>
          <w:p w14:paraId="105796FC" w14:textId="77777777" w:rsidR="007053D1" w:rsidRDefault="007053D1" w:rsidP="005303FF">
            <w:pPr>
              <w:pStyle w:val="Tekstpodstawowy"/>
              <w:spacing w:line="360" w:lineRule="auto"/>
              <w:jc w:val="both"/>
            </w:pPr>
          </w:p>
        </w:tc>
        <w:tc>
          <w:tcPr>
            <w:tcW w:w="1701" w:type="dxa"/>
            <w:shd w:val="clear" w:color="auto" w:fill="auto"/>
          </w:tcPr>
          <w:p w14:paraId="0B47EAD6" w14:textId="77777777" w:rsidR="007053D1" w:rsidRDefault="007053D1" w:rsidP="005303FF">
            <w:pPr>
              <w:pStyle w:val="Tekstpodstawowy"/>
              <w:spacing w:line="360" w:lineRule="auto"/>
              <w:jc w:val="both"/>
            </w:pPr>
            <w:r>
              <w:t>connection_end</w:t>
            </w:r>
          </w:p>
        </w:tc>
        <w:tc>
          <w:tcPr>
            <w:tcW w:w="1701" w:type="dxa"/>
            <w:shd w:val="clear" w:color="auto" w:fill="auto"/>
          </w:tcPr>
          <w:p w14:paraId="6108CA70" w14:textId="77777777" w:rsidR="007053D1" w:rsidRDefault="007053D1" w:rsidP="005303FF">
            <w:pPr>
              <w:pStyle w:val="Tekstpodstawowy"/>
              <w:spacing w:line="360" w:lineRule="auto"/>
              <w:jc w:val="both"/>
            </w:pPr>
            <w:r w:rsidRPr="007E0DA5">
              <w:t>datetime2(7)</w:t>
            </w:r>
          </w:p>
        </w:tc>
        <w:tc>
          <w:tcPr>
            <w:tcW w:w="3397" w:type="dxa"/>
            <w:vMerge/>
            <w:shd w:val="clear" w:color="auto" w:fill="auto"/>
          </w:tcPr>
          <w:p w14:paraId="294B1B75" w14:textId="77777777" w:rsidR="007053D1" w:rsidRDefault="007053D1" w:rsidP="005303FF">
            <w:pPr>
              <w:pStyle w:val="Tekstpodstawowy"/>
              <w:spacing w:line="360" w:lineRule="auto"/>
              <w:jc w:val="both"/>
            </w:pPr>
          </w:p>
        </w:tc>
      </w:tr>
      <w:tr w:rsidR="007053D1" w14:paraId="1151ACA1" w14:textId="77777777" w:rsidTr="008A4534">
        <w:trPr>
          <w:trHeight w:val="337"/>
        </w:trPr>
        <w:tc>
          <w:tcPr>
            <w:tcW w:w="2263" w:type="dxa"/>
            <w:vMerge w:val="restart"/>
            <w:shd w:val="clear" w:color="auto" w:fill="auto"/>
          </w:tcPr>
          <w:p w14:paraId="77F65869" w14:textId="77777777" w:rsidR="007053D1" w:rsidRDefault="007053D1" w:rsidP="005303FF">
            <w:pPr>
              <w:pStyle w:val="Tekstpodstawowy"/>
              <w:spacing w:line="360" w:lineRule="auto"/>
              <w:jc w:val="both"/>
            </w:pPr>
            <w:r>
              <w:t>smoking_attitude</w:t>
            </w:r>
          </w:p>
        </w:tc>
        <w:tc>
          <w:tcPr>
            <w:tcW w:w="1701" w:type="dxa"/>
            <w:shd w:val="clear" w:color="auto" w:fill="auto"/>
          </w:tcPr>
          <w:p w14:paraId="40AAA849" w14:textId="77777777" w:rsidR="007053D1" w:rsidRDefault="007053D1" w:rsidP="005303FF">
            <w:pPr>
              <w:pStyle w:val="Tekstpodstawowy"/>
              <w:spacing w:line="360" w:lineRule="auto"/>
              <w:jc w:val="both"/>
            </w:pPr>
            <w:r>
              <w:t>id</w:t>
            </w:r>
          </w:p>
        </w:tc>
        <w:tc>
          <w:tcPr>
            <w:tcW w:w="1701" w:type="dxa"/>
            <w:shd w:val="clear" w:color="auto" w:fill="auto"/>
          </w:tcPr>
          <w:p w14:paraId="6E06C0F9" w14:textId="77777777" w:rsidR="007053D1" w:rsidRDefault="007053D1" w:rsidP="005303FF">
            <w:pPr>
              <w:pStyle w:val="Tekstpodstawowy"/>
              <w:spacing w:line="360" w:lineRule="auto"/>
              <w:jc w:val="both"/>
            </w:pPr>
            <w:r>
              <w:t>int</w:t>
            </w:r>
          </w:p>
        </w:tc>
        <w:tc>
          <w:tcPr>
            <w:tcW w:w="3397" w:type="dxa"/>
            <w:vMerge w:val="restart"/>
            <w:shd w:val="clear" w:color="auto" w:fill="auto"/>
          </w:tcPr>
          <w:p w14:paraId="1426031A" w14:textId="7F126591" w:rsidR="007053D1" w:rsidRDefault="007053D1" w:rsidP="005303FF">
            <w:pPr>
              <w:pStyle w:val="Tekstpodstawowy"/>
              <w:spacing w:line="360" w:lineRule="auto"/>
              <w:jc w:val="both"/>
            </w:pPr>
            <w:r>
              <w:t>Przechowuje listę możliwych nastawień do palenia do wybrania przez użytkownika</w:t>
            </w:r>
          </w:p>
        </w:tc>
      </w:tr>
      <w:tr w:rsidR="007053D1" w14:paraId="7001A2AE" w14:textId="77777777" w:rsidTr="008A4534">
        <w:trPr>
          <w:trHeight w:val="188"/>
        </w:trPr>
        <w:tc>
          <w:tcPr>
            <w:tcW w:w="2263" w:type="dxa"/>
            <w:vMerge/>
            <w:shd w:val="clear" w:color="auto" w:fill="auto"/>
          </w:tcPr>
          <w:p w14:paraId="0558481A" w14:textId="77777777" w:rsidR="007053D1" w:rsidRDefault="007053D1" w:rsidP="005303FF">
            <w:pPr>
              <w:pStyle w:val="Tekstpodstawowy"/>
              <w:spacing w:line="360" w:lineRule="auto"/>
              <w:jc w:val="both"/>
            </w:pPr>
          </w:p>
        </w:tc>
        <w:tc>
          <w:tcPr>
            <w:tcW w:w="1701" w:type="dxa"/>
            <w:shd w:val="clear" w:color="auto" w:fill="auto"/>
          </w:tcPr>
          <w:p w14:paraId="26D2B5FC" w14:textId="77777777" w:rsidR="007053D1" w:rsidRDefault="007053D1" w:rsidP="005303FF">
            <w:pPr>
              <w:pStyle w:val="Tekstpodstawowy"/>
              <w:spacing w:line="360" w:lineRule="auto"/>
              <w:jc w:val="both"/>
            </w:pPr>
            <w:r>
              <w:t>title</w:t>
            </w:r>
          </w:p>
        </w:tc>
        <w:tc>
          <w:tcPr>
            <w:tcW w:w="1701" w:type="dxa"/>
            <w:shd w:val="clear" w:color="auto" w:fill="auto"/>
          </w:tcPr>
          <w:p w14:paraId="7C9C4249" w14:textId="77777777" w:rsidR="007053D1" w:rsidRDefault="007053D1" w:rsidP="005303FF">
            <w:pPr>
              <w:pStyle w:val="Tekstpodstawowy"/>
              <w:spacing w:line="360" w:lineRule="auto"/>
              <w:jc w:val="both"/>
            </w:pPr>
            <w:proofErr w:type="gramStart"/>
            <w:r w:rsidRPr="007E0DA5">
              <w:t>varchar(</w:t>
            </w:r>
            <w:proofErr w:type="gramEnd"/>
            <w:r w:rsidRPr="007E0DA5">
              <w:t>150)</w:t>
            </w:r>
          </w:p>
        </w:tc>
        <w:tc>
          <w:tcPr>
            <w:tcW w:w="3397" w:type="dxa"/>
            <w:vMerge/>
            <w:shd w:val="clear" w:color="auto" w:fill="auto"/>
          </w:tcPr>
          <w:p w14:paraId="11A7DE23" w14:textId="77777777" w:rsidR="007053D1" w:rsidRDefault="007053D1" w:rsidP="005303FF">
            <w:pPr>
              <w:pStyle w:val="Tekstpodstawowy"/>
              <w:spacing w:line="360" w:lineRule="auto"/>
              <w:jc w:val="both"/>
            </w:pPr>
          </w:p>
        </w:tc>
      </w:tr>
      <w:tr w:rsidR="007053D1" w14:paraId="3B6D0DAD" w14:textId="77777777" w:rsidTr="008A4534">
        <w:trPr>
          <w:trHeight w:val="262"/>
        </w:trPr>
        <w:tc>
          <w:tcPr>
            <w:tcW w:w="2263" w:type="dxa"/>
            <w:vMerge w:val="restart"/>
            <w:shd w:val="clear" w:color="auto" w:fill="auto"/>
          </w:tcPr>
          <w:p w14:paraId="09CACF5F" w14:textId="77777777" w:rsidR="007053D1" w:rsidRDefault="007053D1" w:rsidP="005303FF">
            <w:pPr>
              <w:pStyle w:val="Tekstpodstawowy"/>
              <w:spacing w:line="360" w:lineRule="auto"/>
              <w:jc w:val="both"/>
            </w:pPr>
            <w:r>
              <w:t>user_additional_info</w:t>
            </w:r>
          </w:p>
        </w:tc>
        <w:tc>
          <w:tcPr>
            <w:tcW w:w="1701" w:type="dxa"/>
            <w:shd w:val="clear" w:color="auto" w:fill="auto"/>
          </w:tcPr>
          <w:p w14:paraId="44822130" w14:textId="77777777" w:rsidR="007053D1" w:rsidRDefault="007053D1" w:rsidP="005303FF">
            <w:pPr>
              <w:pStyle w:val="Tekstpodstawowy"/>
              <w:spacing w:line="360" w:lineRule="auto"/>
              <w:jc w:val="both"/>
            </w:pPr>
            <w:r>
              <w:t>id</w:t>
            </w:r>
          </w:p>
        </w:tc>
        <w:tc>
          <w:tcPr>
            <w:tcW w:w="1701" w:type="dxa"/>
            <w:shd w:val="clear" w:color="auto" w:fill="auto"/>
          </w:tcPr>
          <w:p w14:paraId="4F4018AF" w14:textId="77777777" w:rsidR="007053D1" w:rsidRDefault="007053D1" w:rsidP="005303FF">
            <w:pPr>
              <w:pStyle w:val="Tekstpodstawowy"/>
              <w:spacing w:line="360" w:lineRule="auto"/>
              <w:jc w:val="both"/>
            </w:pPr>
            <w:r>
              <w:t>int</w:t>
            </w:r>
          </w:p>
        </w:tc>
        <w:tc>
          <w:tcPr>
            <w:tcW w:w="3397" w:type="dxa"/>
            <w:vMerge w:val="restart"/>
            <w:shd w:val="clear" w:color="auto" w:fill="auto"/>
          </w:tcPr>
          <w:p w14:paraId="68FFE124" w14:textId="25B214BF" w:rsidR="007053D1" w:rsidRDefault="007053D1" w:rsidP="005303FF">
            <w:pPr>
              <w:pStyle w:val="Tekstpodstawowy"/>
              <w:spacing w:line="360" w:lineRule="auto"/>
              <w:jc w:val="both"/>
            </w:pPr>
            <w:r>
              <w:t>Przechowuje dodatkowe dane najczęściej wykorzystywane podczas wyszukiwania</w:t>
            </w:r>
          </w:p>
        </w:tc>
      </w:tr>
      <w:tr w:rsidR="007053D1" w14:paraId="55A7B264" w14:textId="77777777" w:rsidTr="008A4534">
        <w:trPr>
          <w:trHeight w:val="281"/>
        </w:trPr>
        <w:tc>
          <w:tcPr>
            <w:tcW w:w="2263" w:type="dxa"/>
            <w:vMerge/>
            <w:shd w:val="clear" w:color="auto" w:fill="auto"/>
          </w:tcPr>
          <w:p w14:paraId="61B27964" w14:textId="77777777" w:rsidR="007053D1" w:rsidRDefault="007053D1" w:rsidP="005303FF">
            <w:pPr>
              <w:pStyle w:val="Tekstpodstawowy"/>
              <w:spacing w:line="360" w:lineRule="auto"/>
              <w:jc w:val="both"/>
            </w:pPr>
          </w:p>
        </w:tc>
        <w:tc>
          <w:tcPr>
            <w:tcW w:w="1701" w:type="dxa"/>
            <w:shd w:val="clear" w:color="auto" w:fill="auto"/>
          </w:tcPr>
          <w:p w14:paraId="16E7DF7A" w14:textId="77777777" w:rsidR="007053D1" w:rsidRDefault="007053D1" w:rsidP="005303FF">
            <w:pPr>
              <w:pStyle w:val="Tekstpodstawowy"/>
              <w:spacing w:line="360" w:lineRule="auto"/>
              <w:jc w:val="both"/>
            </w:pPr>
            <w:r>
              <w:t>education_id</w:t>
            </w:r>
          </w:p>
        </w:tc>
        <w:tc>
          <w:tcPr>
            <w:tcW w:w="1701" w:type="dxa"/>
            <w:shd w:val="clear" w:color="auto" w:fill="auto"/>
          </w:tcPr>
          <w:p w14:paraId="5874FF3F" w14:textId="77777777" w:rsidR="007053D1" w:rsidRDefault="007053D1" w:rsidP="005303FF">
            <w:pPr>
              <w:pStyle w:val="Tekstpodstawowy"/>
              <w:spacing w:line="360" w:lineRule="auto"/>
              <w:jc w:val="both"/>
            </w:pPr>
            <w:r>
              <w:t>int</w:t>
            </w:r>
          </w:p>
        </w:tc>
        <w:tc>
          <w:tcPr>
            <w:tcW w:w="3397" w:type="dxa"/>
            <w:vMerge/>
            <w:shd w:val="clear" w:color="auto" w:fill="auto"/>
          </w:tcPr>
          <w:p w14:paraId="1B70E902" w14:textId="77777777" w:rsidR="007053D1" w:rsidRDefault="007053D1" w:rsidP="005303FF">
            <w:pPr>
              <w:pStyle w:val="Tekstpodstawowy"/>
              <w:spacing w:line="360" w:lineRule="auto"/>
              <w:jc w:val="both"/>
            </w:pPr>
          </w:p>
        </w:tc>
      </w:tr>
      <w:tr w:rsidR="007053D1" w14:paraId="0A8815AF" w14:textId="77777777" w:rsidTr="008A4534">
        <w:trPr>
          <w:trHeight w:val="337"/>
        </w:trPr>
        <w:tc>
          <w:tcPr>
            <w:tcW w:w="2263" w:type="dxa"/>
            <w:vMerge/>
            <w:shd w:val="clear" w:color="auto" w:fill="auto"/>
          </w:tcPr>
          <w:p w14:paraId="1D7376CE" w14:textId="77777777" w:rsidR="007053D1" w:rsidRDefault="007053D1" w:rsidP="005303FF">
            <w:pPr>
              <w:pStyle w:val="Tekstpodstawowy"/>
              <w:spacing w:line="360" w:lineRule="auto"/>
              <w:jc w:val="both"/>
            </w:pPr>
          </w:p>
        </w:tc>
        <w:tc>
          <w:tcPr>
            <w:tcW w:w="1701" w:type="dxa"/>
            <w:shd w:val="clear" w:color="auto" w:fill="auto"/>
          </w:tcPr>
          <w:p w14:paraId="71A17375" w14:textId="77777777" w:rsidR="007053D1" w:rsidRDefault="007053D1" w:rsidP="005303FF">
            <w:pPr>
              <w:pStyle w:val="Tekstpodstawowy"/>
              <w:spacing w:line="360" w:lineRule="auto"/>
              <w:jc w:val="both"/>
            </w:pPr>
            <w:r>
              <w:t>martial_status_id</w:t>
            </w:r>
          </w:p>
        </w:tc>
        <w:tc>
          <w:tcPr>
            <w:tcW w:w="1701" w:type="dxa"/>
            <w:shd w:val="clear" w:color="auto" w:fill="auto"/>
          </w:tcPr>
          <w:p w14:paraId="59D7394D" w14:textId="77777777" w:rsidR="007053D1" w:rsidRDefault="007053D1" w:rsidP="005303FF">
            <w:pPr>
              <w:pStyle w:val="Tekstpodstawowy"/>
              <w:spacing w:line="360" w:lineRule="auto"/>
              <w:jc w:val="both"/>
            </w:pPr>
            <w:r>
              <w:t>int</w:t>
            </w:r>
          </w:p>
        </w:tc>
        <w:tc>
          <w:tcPr>
            <w:tcW w:w="3397" w:type="dxa"/>
            <w:vMerge/>
            <w:shd w:val="clear" w:color="auto" w:fill="auto"/>
          </w:tcPr>
          <w:p w14:paraId="30BE2B18" w14:textId="77777777" w:rsidR="007053D1" w:rsidRDefault="007053D1" w:rsidP="005303FF">
            <w:pPr>
              <w:pStyle w:val="Tekstpodstawowy"/>
              <w:spacing w:line="360" w:lineRule="auto"/>
              <w:jc w:val="both"/>
            </w:pPr>
          </w:p>
        </w:tc>
      </w:tr>
      <w:tr w:rsidR="007053D1" w14:paraId="56639A3F" w14:textId="77777777" w:rsidTr="008A4534">
        <w:trPr>
          <w:trHeight w:val="402"/>
        </w:trPr>
        <w:tc>
          <w:tcPr>
            <w:tcW w:w="2263" w:type="dxa"/>
            <w:vMerge/>
            <w:shd w:val="clear" w:color="auto" w:fill="auto"/>
          </w:tcPr>
          <w:p w14:paraId="21B48583" w14:textId="77777777" w:rsidR="007053D1" w:rsidRDefault="007053D1" w:rsidP="005303FF">
            <w:pPr>
              <w:pStyle w:val="Tekstpodstawowy"/>
              <w:spacing w:line="360" w:lineRule="auto"/>
              <w:jc w:val="both"/>
            </w:pPr>
          </w:p>
        </w:tc>
        <w:tc>
          <w:tcPr>
            <w:tcW w:w="1701" w:type="dxa"/>
            <w:shd w:val="clear" w:color="auto" w:fill="auto"/>
          </w:tcPr>
          <w:p w14:paraId="2572A924" w14:textId="77777777" w:rsidR="007053D1" w:rsidRDefault="007053D1" w:rsidP="005303FF">
            <w:pPr>
              <w:pStyle w:val="Tekstpodstawowy"/>
              <w:spacing w:line="360" w:lineRule="auto"/>
              <w:jc w:val="both"/>
            </w:pPr>
            <w:r>
              <w:t>religion_id</w:t>
            </w:r>
          </w:p>
        </w:tc>
        <w:tc>
          <w:tcPr>
            <w:tcW w:w="1701" w:type="dxa"/>
            <w:shd w:val="clear" w:color="auto" w:fill="auto"/>
          </w:tcPr>
          <w:p w14:paraId="3ACF868C" w14:textId="77777777" w:rsidR="007053D1" w:rsidRDefault="007053D1" w:rsidP="005303FF">
            <w:pPr>
              <w:pStyle w:val="Tekstpodstawowy"/>
              <w:spacing w:line="360" w:lineRule="auto"/>
              <w:jc w:val="both"/>
            </w:pPr>
            <w:r>
              <w:t>int</w:t>
            </w:r>
          </w:p>
        </w:tc>
        <w:tc>
          <w:tcPr>
            <w:tcW w:w="3397" w:type="dxa"/>
            <w:vMerge/>
            <w:shd w:val="clear" w:color="auto" w:fill="auto"/>
          </w:tcPr>
          <w:p w14:paraId="466972BD" w14:textId="77777777" w:rsidR="007053D1" w:rsidRDefault="007053D1" w:rsidP="005303FF">
            <w:pPr>
              <w:pStyle w:val="Tekstpodstawowy"/>
              <w:spacing w:line="360" w:lineRule="auto"/>
              <w:jc w:val="both"/>
            </w:pPr>
          </w:p>
        </w:tc>
      </w:tr>
      <w:tr w:rsidR="007053D1" w14:paraId="690D5AD3" w14:textId="77777777" w:rsidTr="008A4534">
        <w:trPr>
          <w:trHeight w:val="337"/>
        </w:trPr>
        <w:tc>
          <w:tcPr>
            <w:tcW w:w="2263" w:type="dxa"/>
            <w:vMerge/>
            <w:shd w:val="clear" w:color="auto" w:fill="auto"/>
          </w:tcPr>
          <w:p w14:paraId="462137B5" w14:textId="77777777" w:rsidR="007053D1" w:rsidRDefault="007053D1" w:rsidP="005303FF">
            <w:pPr>
              <w:pStyle w:val="Tekstpodstawowy"/>
              <w:spacing w:line="360" w:lineRule="auto"/>
              <w:jc w:val="both"/>
            </w:pPr>
          </w:p>
        </w:tc>
        <w:tc>
          <w:tcPr>
            <w:tcW w:w="1701" w:type="dxa"/>
            <w:shd w:val="clear" w:color="auto" w:fill="auto"/>
          </w:tcPr>
          <w:p w14:paraId="0362E5E9" w14:textId="77777777" w:rsidR="007053D1" w:rsidRDefault="007053D1" w:rsidP="005303FF">
            <w:pPr>
              <w:pStyle w:val="Tekstpodstawowy"/>
              <w:spacing w:line="360" w:lineRule="auto"/>
              <w:jc w:val="both"/>
            </w:pPr>
            <w:r>
              <w:t>alcohol_attitude_id</w:t>
            </w:r>
          </w:p>
        </w:tc>
        <w:tc>
          <w:tcPr>
            <w:tcW w:w="1701" w:type="dxa"/>
            <w:shd w:val="clear" w:color="auto" w:fill="auto"/>
          </w:tcPr>
          <w:p w14:paraId="041AD63E" w14:textId="77777777" w:rsidR="007053D1" w:rsidRDefault="007053D1" w:rsidP="005303FF">
            <w:pPr>
              <w:pStyle w:val="Tekstpodstawowy"/>
              <w:spacing w:line="360" w:lineRule="auto"/>
              <w:jc w:val="both"/>
            </w:pPr>
            <w:r>
              <w:t>int</w:t>
            </w:r>
          </w:p>
        </w:tc>
        <w:tc>
          <w:tcPr>
            <w:tcW w:w="3397" w:type="dxa"/>
            <w:vMerge/>
            <w:shd w:val="clear" w:color="auto" w:fill="auto"/>
          </w:tcPr>
          <w:p w14:paraId="1499BDA7" w14:textId="77777777" w:rsidR="007053D1" w:rsidRDefault="007053D1" w:rsidP="005303FF">
            <w:pPr>
              <w:pStyle w:val="Tekstpodstawowy"/>
              <w:spacing w:line="360" w:lineRule="auto"/>
              <w:jc w:val="both"/>
            </w:pPr>
          </w:p>
        </w:tc>
      </w:tr>
      <w:tr w:rsidR="007053D1" w14:paraId="575EE7A4" w14:textId="77777777" w:rsidTr="008A4534">
        <w:trPr>
          <w:trHeight w:val="188"/>
        </w:trPr>
        <w:tc>
          <w:tcPr>
            <w:tcW w:w="2263" w:type="dxa"/>
            <w:vMerge/>
            <w:shd w:val="clear" w:color="auto" w:fill="auto"/>
          </w:tcPr>
          <w:p w14:paraId="40624278" w14:textId="77777777" w:rsidR="007053D1" w:rsidRDefault="007053D1" w:rsidP="005303FF">
            <w:pPr>
              <w:pStyle w:val="Tekstpodstawowy"/>
              <w:spacing w:line="360" w:lineRule="auto"/>
              <w:jc w:val="both"/>
            </w:pPr>
          </w:p>
        </w:tc>
        <w:tc>
          <w:tcPr>
            <w:tcW w:w="1701" w:type="dxa"/>
            <w:shd w:val="clear" w:color="auto" w:fill="auto"/>
          </w:tcPr>
          <w:p w14:paraId="149CCC10" w14:textId="77777777" w:rsidR="007053D1" w:rsidRDefault="007053D1" w:rsidP="005303FF">
            <w:pPr>
              <w:pStyle w:val="Tekstpodstawowy"/>
              <w:spacing w:line="360" w:lineRule="auto"/>
              <w:jc w:val="both"/>
            </w:pPr>
            <w:r>
              <w:t>smoking_attitude_id</w:t>
            </w:r>
          </w:p>
        </w:tc>
        <w:tc>
          <w:tcPr>
            <w:tcW w:w="1701" w:type="dxa"/>
            <w:shd w:val="clear" w:color="auto" w:fill="auto"/>
          </w:tcPr>
          <w:p w14:paraId="5E4D4CD0" w14:textId="77777777" w:rsidR="007053D1" w:rsidRDefault="007053D1" w:rsidP="005303FF">
            <w:pPr>
              <w:pStyle w:val="Tekstpodstawowy"/>
              <w:spacing w:line="360" w:lineRule="auto"/>
              <w:jc w:val="both"/>
            </w:pPr>
            <w:r>
              <w:t>int</w:t>
            </w:r>
          </w:p>
        </w:tc>
        <w:tc>
          <w:tcPr>
            <w:tcW w:w="3397" w:type="dxa"/>
            <w:vMerge/>
            <w:shd w:val="clear" w:color="auto" w:fill="auto"/>
          </w:tcPr>
          <w:p w14:paraId="5688C0F2" w14:textId="77777777" w:rsidR="007053D1" w:rsidRDefault="007053D1" w:rsidP="005303FF">
            <w:pPr>
              <w:pStyle w:val="Tekstpodstawowy"/>
              <w:spacing w:line="360" w:lineRule="auto"/>
              <w:jc w:val="both"/>
            </w:pPr>
          </w:p>
        </w:tc>
      </w:tr>
      <w:tr w:rsidR="007053D1" w14:paraId="6837E638" w14:textId="77777777" w:rsidTr="008A4534">
        <w:trPr>
          <w:trHeight w:val="337"/>
        </w:trPr>
        <w:tc>
          <w:tcPr>
            <w:tcW w:w="2263" w:type="dxa"/>
            <w:vMerge w:val="restart"/>
            <w:shd w:val="clear" w:color="auto" w:fill="auto"/>
          </w:tcPr>
          <w:p w14:paraId="6EE975B6" w14:textId="77777777" w:rsidR="007053D1" w:rsidRDefault="007053D1" w:rsidP="005303FF">
            <w:pPr>
              <w:pStyle w:val="Tekstpodstawowy"/>
              <w:spacing w:line="360" w:lineRule="auto"/>
              <w:jc w:val="both"/>
            </w:pPr>
            <w:r>
              <w:t>user_events</w:t>
            </w:r>
          </w:p>
        </w:tc>
        <w:tc>
          <w:tcPr>
            <w:tcW w:w="1701" w:type="dxa"/>
            <w:shd w:val="clear" w:color="auto" w:fill="auto"/>
          </w:tcPr>
          <w:p w14:paraId="0D55BFFB" w14:textId="77777777" w:rsidR="007053D1" w:rsidRDefault="007053D1" w:rsidP="005303FF">
            <w:pPr>
              <w:pStyle w:val="Tekstpodstawowy"/>
              <w:spacing w:line="360" w:lineRule="auto"/>
              <w:jc w:val="both"/>
            </w:pPr>
            <w:r>
              <w:t>id</w:t>
            </w:r>
          </w:p>
        </w:tc>
        <w:tc>
          <w:tcPr>
            <w:tcW w:w="1701" w:type="dxa"/>
            <w:shd w:val="clear" w:color="auto" w:fill="auto"/>
          </w:tcPr>
          <w:p w14:paraId="2DB2B336" w14:textId="77777777" w:rsidR="007053D1" w:rsidRDefault="007053D1" w:rsidP="005303FF">
            <w:pPr>
              <w:pStyle w:val="Tekstpodstawowy"/>
              <w:spacing w:line="360" w:lineRule="auto"/>
              <w:jc w:val="both"/>
            </w:pPr>
            <w:r>
              <w:t>int</w:t>
            </w:r>
          </w:p>
        </w:tc>
        <w:tc>
          <w:tcPr>
            <w:tcW w:w="3397" w:type="dxa"/>
            <w:vMerge w:val="restart"/>
            <w:shd w:val="clear" w:color="auto" w:fill="auto"/>
          </w:tcPr>
          <w:p w14:paraId="3B91ECD8" w14:textId="3D144F99" w:rsidR="007053D1" w:rsidRDefault="007053D1" w:rsidP="005303FF">
            <w:pPr>
              <w:pStyle w:val="Tekstpodstawowy"/>
              <w:spacing w:line="360" w:lineRule="auto"/>
              <w:jc w:val="both"/>
            </w:pPr>
            <w:r>
              <w:t xml:space="preserve">Przechowuje listę </w:t>
            </w:r>
            <w:proofErr w:type="gramStart"/>
            <w:r>
              <w:t>wydarzeń</w:t>
            </w:r>
            <w:proofErr w:type="gramEnd"/>
            <w:r>
              <w:t xml:space="preserve"> w których użytkowników bierze udział</w:t>
            </w:r>
          </w:p>
        </w:tc>
      </w:tr>
      <w:tr w:rsidR="007053D1" w14:paraId="622C03BB" w14:textId="77777777" w:rsidTr="008A4534">
        <w:trPr>
          <w:trHeight w:val="47"/>
        </w:trPr>
        <w:tc>
          <w:tcPr>
            <w:tcW w:w="2263" w:type="dxa"/>
            <w:vMerge/>
            <w:shd w:val="clear" w:color="auto" w:fill="auto"/>
          </w:tcPr>
          <w:p w14:paraId="4387E4AF" w14:textId="77777777" w:rsidR="007053D1" w:rsidRDefault="007053D1" w:rsidP="005303FF">
            <w:pPr>
              <w:pStyle w:val="Tekstpodstawowy"/>
              <w:spacing w:line="360" w:lineRule="auto"/>
              <w:jc w:val="both"/>
            </w:pPr>
          </w:p>
        </w:tc>
        <w:tc>
          <w:tcPr>
            <w:tcW w:w="1701" w:type="dxa"/>
            <w:shd w:val="clear" w:color="auto" w:fill="auto"/>
          </w:tcPr>
          <w:p w14:paraId="4F5CEE75" w14:textId="77777777" w:rsidR="007053D1" w:rsidRDefault="007053D1" w:rsidP="005303FF">
            <w:pPr>
              <w:pStyle w:val="Tekstpodstawowy"/>
              <w:spacing w:line="360" w:lineRule="auto"/>
              <w:jc w:val="both"/>
            </w:pPr>
            <w:r w:rsidRPr="007E0DA5">
              <w:t>user_id</w:t>
            </w:r>
          </w:p>
        </w:tc>
        <w:tc>
          <w:tcPr>
            <w:tcW w:w="1701" w:type="dxa"/>
            <w:shd w:val="clear" w:color="auto" w:fill="auto"/>
          </w:tcPr>
          <w:p w14:paraId="3B34D306" w14:textId="77777777" w:rsidR="007053D1" w:rsidRDefault="007053D1" w:rsidP="005303FF">
            <w:pPr>
              <w:pStyle w:val="Tekstpodstawowy"/>
              <w:spacing w:line="360" w:lineRule="auto"/>
              <w:jc w:val="both"/>
            </w:pPr>
            <w:r>
              <w:t>int</w:t>
            </w:r>
          </w:p>
        </w:tc>
        <w:tc>
          <w:tcPr>
            <w:tcW w:w="3397" w:type="dxa"/>
            <w:vMerge/>
            <w:shd w:val="clear" w:color="auto" w:fill="auto"/>
          </w:tcPr>
          <w:p w14:paraId="749062D2" w14:textId="77777777" w:rsidR="007053D1" w:rsidRDefault="007053D1" w:rsidP="005303FF">
            <w:pPr>
              <w:pStyle w:val="Tekstpodstawowy"/>
              <w:spacing w:line="360" w:lineRule="auto"/>
              <w:jc w:val="both"/>
            </w:pPr>
          </w:p>
        </w:tc>
      </w:tr>
      <w:tr w:rsidR="007053D1" w14:paraId="03F1CDD4" w14:textId="77777777" w:rsidTr="008A4534">
        <w:trPr>
          <w:trHeight w:val="486"/>
        </w:trPr>
        <w:tc>
          <w:tcPr>
            <w:tcW w:w="2263" w:type="dxa"/>
            <w:vMerge/>
            <w:shd w:val="clear" w:color="auto" w:fill="auto"/>
          </w:tcPr>
          <w:p w14:paraId="4D97F712" w14:textId="77777777" w:rsidR="007053D1" w:rsidRDefault="007053D1" w:rsidP="005303FF">
            <w:pPr>
              <w:pStyle w:val="Tekstpodstawowy"/>
              <w:spacing w:line="360" w:lineRule="auto"/>
              <w:jc w:val="both"/>
            </w:pPr>
          </w:p>
        </w:tc>
        <w:tc>
          <w:tcPr>
            <w:tcW w:w="1701" w:type="dxa"/>
            <w:shd w:val="clear" w:color="auto" w:fill="auto"/>
          </w:tcPr>
          <w:p w14:paraId="59EE5B15" w14:textId="77777777" w:rsidR="007053D1" w:rsidRDefault="007053D1" w:rsidP="005303FF">
            <w:pPr>
              <w:pStyle w:val="Tekstpodstawowy"/>
              <w:spacing w:line="360" w:lineRule="auto"/>
              <w:jc w:val="both"/>
            </w:pPr>
            <w:r>
              <w:t>event_id</w:t>
            </w:r>
          </w:p>
        </w:tc>
        <w:tc>
          <w:tcPr>
            <w:tcW w:w="1701" w:type="dxa"/>
            <w:shd w:val="clear" w:color="auto" w:fill="auto"/>
          </w:tcPr>
          <w:p w14:paraId="282923E6" w14:textId="77777777" w:rsidR="007053D1" w:rsidRDefault="007053D1" w:rsidP="005303FF">
            <w:pPr>
              <w:pStyle w:val="Tekstpodstawowy"/>
              <w:spacing w:line="360" w:lineRule="auto"/>
              <w:jc w:val="both"/>
            </w:pPr>
            <w:r>
              <w:t>int</w:t>
            </w:r>
          </w:p>
        </w:tc>
        <w:tc>
          <w:tcPr>
            <w:tcW w:w="3397" w:type="dxa"/>
            <w:vMerge/>
            <w:shd w:val="clear" w:color="auto" w:fill="auto"/>
          </w:tcPr>
          <w:p w14:paraId="4D52FE47" w14:textId="77777777" w:rsidR="007053D1" w:rsidRDefault="007053D1" w:rsidP="005303FF">
            <w:pPr>
              <w:pStyle w:val="Tekstpodstawowy"/>
              <w:spacing w:line="360" w:lineRule="auto"/>
              <w:jc w:val="both"/>
            </w:pPr>
          </w:p>
        </w:tc>
      </w:tr>
      <w:tr w:rsidR="007053D1" w14:paraId="0E8EFF27" w14:textId="77777777" w:rsidTr="008A4534">
        <w:trPr>
          <w:trHeight w:val="355"/>
        </w:trPr>
        <w:tc>
          <w:tcPr>
            <w:tcW w:w="2263" w:type="dxa"/>
            <w:vMerge w:val="restart"/>
            <w:shd w:val="clear" w:color="auto" w:fill="auto"/>
          </w:tcPr>
          <w:p w14:paraId="6E71DDEF" w14:textId="77777777" w:rsidR="007053D1" w:rsidRDefault="007053D1" w:rsidP="005303FF">
            <w:pPr>
              <w:pStyle w:val="Tekstpodstawowy"/>
              <w:spacing w:line="360" w:lineRule="auto"/>
              <w:jc w:val="both"/>
            </w:pPr>
            <w:r>
              <w:t>user_friendship</w:t>
            </w:r>
          </w:p>
        </w:tc>
        <w:tc>
          <w:tcPr>
            <w:tcW w:w="1701" w:type="dxa"/>
            <w:shd w:val="clear" w:color="auto" w:fill="auto"/>
          </w:tcPr>
          <w:p w14:paraId="215C0234" w14:textId="77777777" w:rsidR="007053D1" w:rsidRDefault="007053D1" w:rsidP="005303FF">
            <w:pPr>
              <w:pStyle w:val="Tekstpodstawowy"/>
              <w:spacing w:line="360" w:lineRule="auto"/>
              <w:jc w:val="both"/>
            </w:pPr>
            <w:r>
              <w:t>id</w:t>
            </w:r>
          </w:p>
        </w:tc>
        <w:tc>
          <w:tcPr>
            <w:tcW w:w="1701" w:type="dxa"/>
            <w:shd w:val="clear" w:color="auto" w:fill="auto"/>
          </w:tcPr>
          <w:p w14:paraId="61CD396A" w14:textId="77777777" w:rsidR="007053D1" w:rsidRDefault="007053D1" w:rsidP="005303FF">
            <w:pPr>
              <w:pStyle w:val="Tekstpodstawowy"/>
              <w:spacing w:line="360" w:lineRule="auto"/>
              <w:jc w:val="both"/>
            </w:pPr>
            <w:r>
              <w:t>int</w:t>
            </w:r>
          </w:p>
        </w:tc>
        <w:tc>
          <w:tcPr>
            <w:tcW w:w="3397" w:type="dxa"/>
            <w:vMerge w:val="restart"/>
            <w:shd w:val="clear" w:color="auto" w:fill="auto"/>
          </w:tcPr>
          <w:p w14:paraId="19207E03" w14:textId="691DB69E" w:rsidR="007053D1" w:rsidRDefault="007053D1" w:rsidP="005303FF">
            <w:pPr>
              <w:pStyle w:val="Tekstpodstawowy"/>
              <w:spacing w:line="360" w:lineRule="auto"/>
              <w:jc w:val="both"/>
            </w:pPr>
            <w:r>
              <w:t>Przechowuje dane o potwierdzonych znajomościach w serwisie</w:t>
            </w:r>
          </w:p>
        </w:tc>
      </w:tr>
      <w:tr w:rsidR="007053D1" w14:paraId="0C06440B" w14:textId="77777777" w:rsidTr="008A4534">
        <w:trPr>
          <w:trHeight w:val="272"/>
        </w:trPr>
        <w:tc>
          <w:tcPr>
            <w:tcW w:w="2263" w:type="dxa"/>
            <w:vMerge/>
            <w:shd w:val="clear" w:color="auto" w:fill="auto"/>
          </w:tcPr>
          <w:p w14:paraId="1EDF2847" w14:textId="77777777" w:rsidR="007053D1" w:rsidRDefault="007053D1" w:rsidP="005303FF">
            <w:pPr>
              <w:pStyle w:val="Tekstpodstawowy"/>
              <w:spacing w:line="360" w:lineRule="auto"/>
              <w:jc w:val="both"/>
            </w:pPr>
          </w:p>
        </w:tc>
        <w:tc>
          <w:tcPr>
            <w:tcW w:w="1701" w:type="dxa"/>
            <w:shd w:val="clear" w:color="auto" w:fill="auto"/>
          </w:tcPr>
          <w:p w14:paraId="7218EC9A" w14:textId="77777777" w:rsidR="007053D1" w:rsidRDefault="007053D1" w:rsidP="005303FF">
            <w:pPr>
              <w:pStyle w:val="Tekstpodstawowy"/>
              <w:spacing w:line="360" w:lineRule="auto"/>
              <w:jc w:val="both"/>
            </w:pPr>
            <w:r>
              <w:t>first_friend_id</w:t>
            </w:r>
          </w:p>
        </w:tc>
        <w:tc>
          <w:tcPr>
            <w:tcW w:w="1701" w:type="dxa"/>
            <w:shd w:val="clear" w:color="auto" w:fill="auto"/>
          </w:tcPr>
          <w:p w14:paraId="4139D4B8" w14:textId="77777777" w:rsidR="007053D1" w:rsidRDefault="007053D1" w:rsidP="005303FF">
            <w:pPr>
              <w:pStyle w:val="Tekstpodstawowy"/>
              <w:spacing w:line="360" w:lineRule="auto"/>
              <w:jc w:val="both"/>
            </w:pPr>
            <w:r>
              <w:t>int</w:t>
            </w:r>
          </w:p>
        </w:tc>
        <w:tc>
          <w:tcPr>
            <w:tcW w:w="3397" w:type="dxa"/>
            <w:vMerge/>
            <w:shd w:val="clear" w:color="auto" w:fill="auto"/>
          </w:tcPr>
          <w:p w14:paraId="62A26B96" w14:textId="77777777" w:rsidR="007053D1" w:rsidRDefault="007053D1" w:rsidP="005303FF">
            <w:pPr>
              <w:pStyle w:val="Tekstpodstawowy"/>
              <w:spacing w:line="360" w:lineRule="auto"/>
              <w:jc w:val="both"/>
            </w:pPr>
          </w:p>
        </w:tc>
      </w:tr>
      <w:tr w:rsidR="007053D1" w14:paraId="16A62ED6" w14:textId="77777777" w:rsidTr="008A4534">
        <w:trPr>
          <w:trHeight w:val="253"/>
        </w:trPr>
        <w:tc>
          <w:tcPr>
            <w:tcW w:w="2263" w:type="dxa"/>
            <w:vMerge/>
            <w:shd w:val="clear" w:color="auto" w:fill="auto"/>
          </w:tcPr>
          <w:p w14:paraId="676D18B6" w14:textId="77777777" w:rsidR="007053D1" w:rsidRDefault="007053D1" w:rsidP="005303FF">
            <w:pPr>
              <w:pStyle w:val="Tekstpodstawowy"/>
              <w:spacing w:line="360" w:lineRule="auto"/>
              <w:jc w:val="both"/>
            </w:pPr>
          </w:p>
        </w:tc>
        <w:tc>
          <w:tcPr>
            <w:tcW w:w="1701" w:type="dxa"/>
            <w:shd w:val="clear" w:color="auto" w:fill="auto"/>
          </w:tcPr>
          <w:p w14:paraId="5F59D93A" w14:textId="77777777" w:rsidR="007053D1" w:rsidRDefault="007053D1" w:rsidP="005303FF">
            <w:pPr>
              <w:pStyle w:val="Tekstpodstawowy"/>
              <w:spacing w:line="360" w:lineRule="auto"/>
              <w:jc w:val="both"/>
            </w:pPr>
            <w:r>
              <w:t>second_friend_id</w:t>
            </w:r>
          </w:p>
        </w:tc>
        <w:tc>
          <w:tcPr>
            <w:tcW w:w="1701" w:type="dxa"/>
            <w:shd w:val="clear" w:color="auto" w:fill="auto"/>
          </w:tcPr>
          <w:p w14:paraId="14EF817B" w14:textId="77777777" w:rsidR="007053D1" w:rsidRDefault="007053D1" w:rsidP="005303FF">
            <w:pPr>
              <w:pStyle w:val="Tekstpodstawowy"/>
              <w:spacing w:line="360" w:lineRule="auto"/>
              <w:jc w:val="both"/>
            </w:pPr>
            <w:r>
              <w:t>int</w:t>
            </w:r>
          </w:p>
        </w:tc>
        <w:tc>
          <w:tcPr>
            <w:tcW w:w="3397" w:type="dxa"/>
            <w:vMerge/>
            <w:shd w:val="clear" w:color="auto" w:fill="auto"/>
          </w:tcPr>
          <w:p w14:paraId="43470561" w14:textId="77777777" w:rsidR="007053D1" w:rsidRDefault="007053D1" w:rsidP="005303FF">
            <w:pPr>
              <w:pStyle w:val="Tekstpodstawowy"/>
              <w:spacing w:line="360" w:lineRule="auto"/>
              <w:jc w:val="both"/>
            </w:pPr>
          </w:p>
        </w:tc>
      </w:tr>
      <w:tr w:rsidR="007053D1" w14:paraId="1342773E" w14:textId="77777777" w:rsidTr="008A4534">
        <w:trPr>
          <w:trHeight w:val="346"/>
        </w:trPr>
        <w:tc>
          <w:tcPr>
            <w:tcW w:w="2263" w:type="dxa"/>
            <w:vMerge w:val="restart"/>
            <w:shd w:val="clear" w:color="auto" w:fill="auto"/>
          </w:tcPr>
          <w:p w14:paraId="005F7DFF" w14:textId="77777777" w:rsidR="007053D1" w:rsidRDefault="007053D1" w:rsidP="005303FF">
            <w:pPr>
              <w:pStyle w:val="Tekstpodstawowy"/>
              <w:spacing w:line="360" w:lineRule="auto"/>
              <w:jc w:val="both"/>
            </w:pPr>
            <w:r>
              <w:t>user_image</w:t>
            </w:r>
          </w:p>
        </w:tc>
        <w:tc>
          <w:tcPr>
            <w:tcW w:w="1701" w:type="dxa"/>
            <w:shd w:val="clear" w:color="auto" w:fill="auto"/>
          </w:tcPr>
          <w:p w14:paraId="6A71403A" w14:textId="77777777" w:rsidR="007053D1" w:rsidRDefault="007053D1" w:rsidP="005303FF">
            <w:pPr>
              <w:pStyle w:val="Tekstpodstawowy"/>
              <w:spacing w:line="360" w:lineRule="auto"/>
              <w:jc w:val="both"/>
            </w:pPr>
            <w:r>
              <w:t>id</w:t>
            </w:r>
          </w:p>
        </w:tc>
        <w:tc>
          <w:tcPr>
            <w:tcW w:w="1701" w:type="dxa"/>
            <w:shd w:val="clear" w:color="auto" w:fill="auto"/>
          </w:tcPr>
          <w:p w14:paraId="15B9F1CD" w14:textId="77777777" w:rsidR="007053D1" w:rsidRDefault="007053D1" w:rsidP="005303FF">
            <w:pPr>
              <w:pStyle w:val="Tekstpodstawowy"/>
              <w:spacing w:line="360" w:lineRule="auto"/>
              <w:jc w:val="both"/>
            </w:pPr>
            <w:r>
              <w:t>int</w:t>
            </w:r>
          </w:p>
        </w:tc>
        <w:tc>
          <w:tcPr>
            <w:tcW w:w="3397" w:type="dxa"/>
            <w:vMerge w:val="restart"/>
            <w:shd w:val="clear" w:color="auto" w:fill="auto"/>
          </w:tcPr>
          <w:p w14:paraId="197E0996" w14:textId="47408059" w:rsidR="007053D1" w:rsidRDefault="007053D1" w:rsidP="005303FF">
            <w:pPr>
              <w:pStyle w:val="Tekstpodstawowy"/>
              <w:spacing w:line="360" w:lineRule="auto"/>
              <w:jc w:val="both"/>
            </w:pPr>
            <w:r>
              <w:t>Przechowuje listę obrazów dodanych przez użytkownika</w:t>
            </w:r>
          </w:p>
        </w:tc>
      </w:tr>
      <w:tr w:rsidR="007053D1" w14:paraId="16303E0D" w14:textId="77777777" w:rsidTr="008A4534">
        <w:trPr>
          <w:trHeight w:val="179"/>
        </w:trPr>
        <w:tc>
          <w:tcPr>
            <w:tcW w:w="2263" w:type="dxa"/>
            <w:vMerge/>
            <w:shd w:val="clear" w:color="auto" w:fill="auto"/>
          </w:tcPr>
          <w:p w14:paraId="77E53E64" w14:textId="77777777" w:rsidR="007053D1" w:rsidRDefault="007053D1" w:rsidP="005303FF">
            <w:pPr>
              <w:pStyle w:val="Tekstpodstawowy"/>
              <w:spacing w:line="360" w:lineRule="auto"/>
              <w:jc w:val="both"/>
            </w:pPr>
          </w:p>
        </w:tc>
        <w:tc>
          <w:tcPr>
            <w:tcW w:w="1701" w:type="dxa"/>
            <w:shd w:val="clear" w:color="auto" w:fill="auto"/>
          </w:tcPr>
          <w:p w14:paraId="30977D5D" w14:textId="77777777" w:rsidR="007053D1" w:rsidRDefault="007053D1" w:rsidP="005303FF">
            <w:pPr>
              <w:pStyle w:val="Tekstpodstawowy"/>
              <w:spacing w:line="360" w:lineRule="auto"/>
              <w:jc w:val="both"/>
            </w:pPr>
            <w:r>
              <w:t>user_id</w:t>
            </w:r>
          </w:p>
        </w:tc>
        <w:tc>
          <w:tcPr>
            <w:tcW w:w="1701" w:type="dxa"/>
            <w:shd w:val="clear" w:color="auto" w:fill="auto"/>
          </w:tcPr>
          <w:p w14:paraId="3EB11627" w14:textId="77777777" w:rsidR="007053D1" w:rsidRDefault="007053D1" w:rsidP="005303FF">
            <w:pPr>
              <w:pStyle w:val="Tekstpodstawowy"/>
              <w:spacing w:line="360" w:lineRule="auto"/>
              <w:jc w:val="both"/>
            </w:pPr>
            <w:r>
              <w:t>int</w:t>
            </w:r>
          </w:p>
        </w:tc>
        <w:tc>
          <w:tcPr>
            <w:tcW w:w="3397" w:type="dxa"/>
            <w:vMerge/>
            <w:shd w:val="clear" w:color="auto" w:fill="auto"/>
          </w:tcPr>
          <w:p w14:paraId="2AABA6F1" w14:textId="77777777" w:rsidR="007053D1" w:rsidRDefault="007053D1" w:rsidP="005303FF">
            <w:pPr>
              <w:pStyle w:val="Tekstpodstawowy"/>
              <w:spacing w:line="360" w:lineRule="auto"/>
              <w:jc w:val="both"/>
            </w:pPr>
          </w:p>
        </w:tc>
      </w:tr>
      <w:tr w:rsidR="007053D1" w14:paraId="31D405C1" w14:textId="77777777" w:rsidTr="008A4534">
        <w:trPr>
          <w:trHeight w:val="290"/>
        </w:trPr>
        <w:tc>
          <w:tcPr>
            <w:tcW w:w="2263" w:type="dxa"/>
            <w:vMerge/>
            <w:shd w:val="clear" w:color="auto" w:fill="auto"/>
          </w:tcPr>
          <w:p w14:paraId="53C92BAC" w14:textId="77777777" w:rsidR="007053D1" w:rsidRDefault="007053D1" w:rsidP="005303FF">
            <w:pPr>
              <w:pStyle w:val="Tekstpodstawowy"/>
              <w:spacing w:line="360" w:lineRule="auto"/>
              <w:jc w:val="both"/>
            </w:pPr>
          </w:p>
        </w:tc>
        <w:tc>
          <w:tcPr>
            <w:tcW w:w="1701" w:type="dxa"/>
            <w:shd w:val="clear" w:color="auto" w:fill="auto"/>
          </w:tcPr>
          <w:p w14:paraId="679D531A" w14:textId="77777777" w:rsidR="007053D1" w:rsidRDefault="007053D1" w:rsidP="005303FF">
            <w:pPr>
              <w:pStyle w:val="Tekstpodstawowy"/>
              <w:spacing w:line="360" w:lineRule="auto"/>
              <w:jc w:val="both"/>
            </w:pPr>
            <w:r>
              <w:t>image_id</w:t>
            </w:r>
          </w:p>
        </w:tc>
        <w:tc>
          <w:tcPr>
            <w:tcW w:w="1701" w:type="dxa"/>
            <w:shd w:val="clear" w:color="auto" w:fill="auto"/>
          </w:tcPr>
          <w:p w14:paraId="198A02AF" w14:textId="77777777" w:rsidR="007053D1" w:rsidRDefault="007053D1" w:rsidP="005303FF">
            <w:pPr>
              <w:pStyle w:val="Tekstpodstawowy"/>
              <w:spacing w:line="360" w:lineRule="auto"/>
              <w:jc w:val="both"/>
            </w:pPr>
            <w:r>
              <w:t>int</w:t>
            </w:r>
          </w:p>
        </w:tc>
        <w:tc>
          <w:tcPr>
            <w:tcW w:w="3397" w:type="dxa"/>
            <w:vMerge/>
            <w:shd w:val="clear" w:color="auto" w:fill="auto"/>
          </w:tcPr>
          <w:p w14:paraId="5E95BF2D" w14:textId="77777777" w:rsidR="007053D1" w:rsidRDefault="007053D1" w:rsidP="005303FF">
            <w:pPr>
              <w:pStyle w:val="Tekstpodstawowy"/>
              <w:spacing w:line="360" w:lineRule="auto"/>
              <w:jc w:val="both"/>
            </w:pPr>
          </w:p>
        </w:tc>
      </w:tr>
      <w:tr w:rsidR="007053D1" w14:paraId="76059A3F" w14:textId="77777777" w:rsidTr="008A4534">
        <w:trPr>
          <w:trHeight w:val="224"/>
        </w:trPr>
        <w:tc>
          <w:tcPr>
            <w:tcW w:w="2263" w:type="dxa"/>
            <w:vMerge w:val="restart"/>
            <w:shd w:val="clear" w:color="auto" w:fill="auto"/>
          </w:tcPr>
          <w:p w14:paraId="2DED7FE0" w14:textId="77777777" w:rsidR="007053D1" w:rsidRDefault="007053D1" w:rsidP="005303FF">
            <w:pPr>
              <w:pStyle w:val="Tekstpodstawowy"/>
              <w:spacing w:line="360" w:lineRule="auto"/>
              <w:jc w:val="both"/>
            </w:pPr>
            <w:r>
              <w:t>user_interests</w:t>
            </w:r>
          </w:p>
        </w:tc>
        <w:tc>
          <w:tcPr>
            <w:tcW w:w="1701" w:type="dxa"/>
            <w:shd w:val="clear" w:color="auto" w:fill="auto"/>
          </w:tcPr>
          <w:p w14:paraId="0B4F8826" w14:textId="77777777" w:rsidR="007053D1" w:rsidRDefault="007053D1" w:rsidP="005303FF">
            <w:pPr>
              <w:pStyle w:val="Tekstpodstawowy"/>
              <w:spacing w:line="360" w:lineRule="auto"/>
              <w:jc w:val="both"/>
            </w:pPr>
            <w:r>
              <w:t>id</w:t>
            </w:r>
          </w:p>
        </w:tc>
        <w:tc>
          <w:tcPr>
            <w:tcW w:w="1701" w:type="dxa"/>
            <w:shd w:val="clear" w:color="auto" w:fill="auto"/>
          </w:tcPr>
          <w:p w14:paraId="0526D022" w14:textId="77777777" w:rsidR="007053D1" w:rsidRDefault="007053D1" w:rsidP="005303FF">
            <w:pPr>
              <w:pStyle w:val="Tekstpodstawowy"/>
              <w:spacing w:line="360" w:lineRule="auto"/>
              <w:jc w:val="both"/>
            </w:pPr>
            <w:r>
              <w:t>int</w:t>
            </w:r>
          </w:p>
        </w:tc>
        <w:tc>
          <w:tcPr>
            <w:tcW w:w="3397" w:type="dxa"/>
            <w:vMerge w:val="restart"/>
            <w:shd w:val="clear" w:color="auto" w:fill="auto"/>
          </w:tcPr>
          <w:p w14:paraId="3D0B4FEA" w14:textId="4A2A2A56" w:rsidR="007053D1" w:rsidRDefault="007053D1" w:rsidP="005303FF">
            <w:pPr>
              <w:pStyle w:val="Tekstpodstawowy"/>
              <w:spacing w:line="360" w:lineRule="auto"/>
              <w:jc w:val="both"/>
            </w:pPr>
            <w:r>
              <w:t>Przechowuje listę zainteresowań użytkownika</w:t>
            </w:r>
          </w:p>
        </w:tc>
      </w:tr>
      <w:tr w:rsidR="007053D1" w14:paraId="166A478A" w14:textId="77777777" w:rsidTr="008A4534">
        <w:trPr>
          <w:trHeight w:val="430"/>
        </w:trPr>
        <w:tc>
          <w:tcPr>
            <w:tcW w:w="2263" w:type="dxa"/>
            <w:vMerge/>
            <w:shd w:val="clear" w:color="auto" w:fill="auto"/>
          </w:tcPr>
          <w:p w14:paraId="4FFB65B6" w14:textId="77777777" w:rsidR="007053D1" w:rsidRDefault="007053D1" w:rsidP="005303FF">
            <w:pPr>
              <w:pStyle w:val="Tekstpodstawowy"/>
              <w:spacing w:line="360" w:lineRule="auto"/>
              <w:jc w:val="both"/>
            </w:pPr>
          </w:p>
        </w:tc>
        <w:tc>
          <w:tcPr>
            <w:tcW w:w="1701" w:type="dxa"/>
            <w:shd w:val="clear" w:color="auto" w:fill="auto"/>
          </w:tcPr>
          <w:p w14:paraId="7A79D6A6" w14:textId="77777777" w:rsidR="007053D1" w:rsidRDefault="007053D1" w:rsidP="005303FF">
            <w:pPr>
              <w:pStyle w:val="Tekstpodstawowy"/>
              <w:spacing w:line="360" w:lineRule="auto"/>
              <w:jc w:val="both"/>
            </w:pPr>
            <w:r>
              <w:t>additional_info</w:t>
            </w:r>
            <w:r>
              <w:lastRenderedPageBreak/>
              <w:t>_id</w:t>
            </w:r>
          </w:p>
        </w:tc>
        <w:tc>
          <w:tcPr>
            <w:tcW w:w="1701" w:type="dxa"/>
            <w:shd w:val="clear" w:color="auto" w:fill="auto"/>
          </w:tcPr>
          <w:p w14:paraId="2F2C8ED9" w14:textId="77777777" w:rsidR="007053D1" w:rsidRDefault="007053D1" w:rsidP="005303FF">
            <w:pPr>
              <w:pStyle w:val="Tekstpodstawowy"/>
              <w:spacing w:line="360" w:lineRule="auto"/>
              <w:jc w:val="both"/>
            </w:pPr>
            <w:r>
              <w:lastRenderedPageBreak/>
              <w:t>int</w:t>
            </w:r>
          </w:p>
        </w:tc>
        <w:tc>
          <w:tcPr>
            <w:tcW w:w="3397" w:type="dxa"/>
            <w:vMerge/>
            <w:shd w:val="clear" w:color="auto" w:fill="auto"/>
          </w:tcPr>
          <w:p w14:paraId="5B70EE13" w14:textId="77777777" w:rsidR="007053D1" w:rsidRDefault="007053D1" w:rsidP="005303FF">
            <w:pPr>
              <w:pStyle w:val="Tekstpodstawowy"/>
              <w:spacing w:line="360" w:lineRule="auto"/>
              <w:jc w:val="both"/>
            </w:pPr>
          </w:p>
        </w:tc>
      </w:tr>
      <w:tr w:rsidR="007053D1" w14:paraId="3EE37F65" w14:textId="77777777" w:rsidTr="008A4534">
        <w:trPr>
          <w:trHeight w:val="95"/>
        </w:trPr>
        <w:tc>
          <w:tcPr>
            <w:tcW w:w="2263" w:type="dxa"/>
            <w:vMerge/>
            <w:shd w:val="clear" w:color="auto" w:fill="auto"/>
          </w:tcPr>
          <w:p w14:paraId="06473D8C" w14:textId="77777777" w:rsidR="007053D1" w:rsidRDefault="007053D1" w:rsidP="005303FF">
            <w:pPr>
              <w:pStyle w:val="Tekstpodstawowy"/>
              <w:spacing w:line="360" w:lineRule="auto"/>
              <w:jc w:val="both"/>
            </w:pPr>
          </w:p>
        </w:tc>
        <w:tc>
          <w:tcPr>
            <w:tcW w:w="1701" w:type="dxa"/>
            <w:shd w:val="clear" w:color="auto" w:fill="auto"/>
          </w:tcPr>
          <w:p w14:paraId="7610D11D" w14:textId="77777777" w:rsidR="007053D1" w:rsidRDefault="007053D1" w:rsidP="005303FF">
            <w:pPr>
              <w:pStyle w:val="Tekstpodstawowy"/>
              <w:spacing w:line="360" w:lineRule="auto"/>
              <w:jc w:val="both"/>
            </w:pPr>
            <w:r>
              <w:t>interest_id</w:t>
            </w:r>
          </w:p>
        </w:tc>
        <w:tc>
          <w:tcPr>
            <w:tcW w:w="1701" w:type="dxa"/>
            <w:shd w:val="clear" w:color="auto" w:fill="auto"/>
          </w:tcPr>
          <w:p w14:paraId="7E333AA5" w14:textId="77777777" w:rsidR="007053D1" w:rsidRDefault="007053D1" w:rsidP="005303FF">
            <w:pPr>
              <w:pStyle w:val="Tekstpodstawowy"/>
              <w:spacing w:line="360" w:lineRule="auto"/>
              <w:jc w:val="both"/>
            </w:pPr>
            <w:r>
              <w:t>int</w:t>
            </w:r>
          </w:p>
        </w:tc>
        <w:tc>
          <w:tcPr>
            <w:tcW w:w="3397" w:type="dxa"/>
            <w:vMerge/>
            <w:shd w:val="clear" w:color="auto" w:fill="auto"/>
          </w:tcPr>
          <w:p w14:paraId="0E5DC88D" w14:textId="77777777" w:rsidR="007053D1" w:rsidRDefault="007053D1" w:rsidP="005303FF">
            <w:pPr>
              <w:pStyle w:val="Tekstpodstawowy"/>
              <w:spacing w:line="360" w:lineRule="auto"/>
              <w:jc w:val="both"/>
            </w:pPr>
          </w:p>
        </w:tc>
      </w:tr>
      <w:tr w:rsidR="007053D1" w14:paraId="0895436E" w14:textId="77777777" w:rsidTr="008A4534">
        <w:trPr>
          <w:trHeight w:val="262"/>
        </w:trPr>
        <w:tc>
          <w:tcPr>
            <w:tcW w:w="2263" w:type="dxa"/>
            <w:vMerge w:val="restart"/>
            <w:shd w:val="clear" w:color="auto" w:fill="auto"/>
          </w:tcPr>
          <w:p w14:paraId="389B2C0B" w14:textId="77777777" w:rsidR="007053D1" w:rsidRDefault="007053D1" w:rsidP="005303FF">
            <w:pPr>
              <w:pStyle w:val="Tekstpodstawowy"/>
              <w:spacing w:line="360" w:lineRule="auto"/>
              <w:jc w:val="both"/>
            </w:pPr>
            <w:r>
              <w:t>user_post</w:t>
            </w:r>
          </w:p>
        </w:tc>
        <w:tc>
          <w:tcPr>
            <w:tcW w:w="1701" w:type="dxa"/>
            <w:shd w:val="clear" w:color="auto" w:fill="auto"/>
          </w:tcPr>
          <w:p w14:paraId="33F5807B" w14:textId="77777777" w:rsidR="007053D1" w:rsidRDefault="007053D1" w:rsidP="005303FF">
            <w:pPr>
              <w:pStyle w:val="Tekstpodstawowy"/>
              <w:spacing w:line="360" w:lineRule="auto"/>
              <w:jc w:val="both"/>
            </w:pPr>
            <w:r>
              <w:t>id</w:t>
            </w:r>
          </w:p>
        </w:tc>
        <w:tc>
          <w:tcPr>
            <w:tcW w:w="1701" w:type="dxa"/>
            <w:shd w:val="clear" w:color="auto" w:fill="auto"/>
          </w:tcPr>
          <w:p w14:paraId="6C4ECA65" w14:textId="77777777" w:rsidR="007053D1" w:rsidRDefault="007053D1" w:rsidP="005303FF">
            <w:pPr>
              <w:pStyle w:val="Tekstpodstawowy"/>
              <w:spacing w:line="360" w:lineRule="auto"/>
              <w:jc w:val="both"/>
            </w:pPr>
            <w:r>
              <w:t>int</w:t>
            </w:r>
          </w:p>
        </w:tc>
        <w:tc>
          <w:tcPr>
            <w:tcW w:w="3397" w:type="dxa"/>
            <w:vMerge w:val="restart"/>
            <w:shd w:val="clear" w:color="auto" w:fill="auto"/>
          </w:tcPr>
          <w:p w14:paraId="25B76B1F" w14:textId="184C0865" w:rsidR="007053D1" w:rsidRDefault="007053D1" w:rsidP="005303FF">
            <w:pPr>
              <w:pStyle w:val="Tekstpodstawowy"/>
              <w:spacing w:line="360" w:lineRule="auto"/>
              <w:jc w:val="both"/>
            </w:pPr>
            <w:r>
              <w:t>Przechowuje listę wpisów użytkownika</w:t>
            </w:r>
          </w:p>
        </w:tc>
      </w:tr>
      <w:tr w:rsidR="007053D1" w14:paraId="62362061" w14:textId="77777777" w:rsidTr="008A4534">
        <w:trPr>
          <w:trHeight w:val="263"/>
        </w:trPr>
        <w:tc>
          <w:tcPr>
            <w:tcW w:w="2263" w:type="dxa"/>
            <w:vMerge/>
            <w:shd w:val="clear" w:color="auto" w:fill="auto"/>
          </w:tcPr>
          <w:p w14:paraId="61488B28" w14:textId="77777777" w:rsidR="007053D1" w:rsidRDefault="007053D1" w:rsidP="005303FF">
            <w:pPr>
              <w:pStyle w:val="Tekstpodstawowy"/>
              <w:spacing w:line="360" w:lineRule="auto"/>
              <w:jc w:val="both"/>
            </w:pPr>
          </w:p>
        </w:tc>
        <w:tc>
          <w:tcPr>
            <w:tcW w:w="1701" w:type="dxa"/>
            <w:shd w:val="clear" w:color="auto" w:fill="auto"/>
          </w:tcPr>
          <w:p w14:paraId="370F6036" w14:textId="77777777" w:rsidR="007053D1" w:rsidRDefault="007053D1" w:rsidP="005303FF">
            <w:pPr>
              <w:pStyle w:val="Tekstpodstawowy"/>
              <w:spacing w:line="360" w:lineRule="auto"/>
              <w:jc w:val="both"/>
            </w:pPr>
            <w:r>
              <w:t>user_id</w:t>
            </w:r>
          </w:p>
        </w:tc>
        <w:tc>
          <w:tcPr>
            <w:tcW w:w="1701" w:type="dxa"/>
            <w:shd w:val="clear" w:color="auto" w:fill="auto"/>
          </w:tcPr>
          <w:p w14:paraId="63EAD9EC" w14:textId="77777777" w:rsidR="007053D1" w:rsidRDefault="007053D1" w:rsidP="005303FF">
            <w:pPr>
              <w:pStyle w:val="Tekstpodstawowy"/>
              <w:spacing w:line="360" w:lineRule="auto"/>
              <w:jc w:val="both"/>
            </w:pPr>
            <w:r>
              <w:t>int</w:t>
            </w:r>
          </w:p>
        </w:tc>
        <w:tc>
          <w:tcPr>
            <w:tcW w:w="3397" w:type="dxa"/>
            <w:vMerge/>
            <w:shd w:val="clear" w:color="auto" w:fill="auto"/>
          </w:tcPr>
          <w:p w14:paraId="43B71890" w14:textId="77777777" w:rsidR="007053D1" w:rsidRDefault="007053D1" w:rsidP="005303FF">
            <w:pPr>
              <w:pStyle w:val="Tekstpodstawowy"/>
              <w:spacing w:line="360" w:lineRule="auto"/>
              <w:jc w:val="both"/>
            </w:pPr>
          </w:p>
        </w:tc>
      </w:tr>
      <w:tr w:rsidR="007053D1" w14:paraId="1C44AB30" w14:textId="77777777" w:rsidTr="008A4534">
        <w:trPr>
          <w:trHeight w:val="271"/>
        </w:trPr>
        <w:tc>
          <w:tcPr>
            <w:tcW w:w="2263" w:type="dxa"/>
            <w:vMerge/>
            <w:shd w:val="clear" w:color="auto" w:fill="auto"/>
          </w:tcPr>
          <w:p w14:paraId="518521CC" w14:textId="77777777" w:rsidR="007053D1" w:rsidRDefault="007053D1" w:rsidP="005303FF">
            <w:pPr>
              <w:pStyle w:val="Tekstpodstawowy"/>
              <w:spacing w:line="360" w:lineRule="auto"/>
              <w:jc w:val="both"/>
            </w:pPr>
          </w:p>
        </w:tc>
        <w:tc>
          <w:tcPr>
            <w:tcW w:w="1701" w:type="dxa"/>
            <w:shd w:val="clear" w:color="auto" w:fill="auto"/>
          </w:tcPr>
          <w:p w14:paraId="7B6E72E9" w14:textId="77777777" w:rsidR="007053D1" w:rsidRDefault="007053D1" w:rsidP="005303FF">
            <w:pPr>
              <w:pStyle w:val="Tekstpodstawowy"/>
              <w:spacing w:line="360" w:lineRule="auto"/>
              <w:jc w:val="both"/>
            </w:pPr>
            <w:r>
              <w:t>post_id</w:t>
            </w:r>
          </w:p>
        </w:tc>
        <w:tc>
          <w:tcPr>
            <w:tcW w:w="1701" w:type="dxa"/>
            <w:shd w:val="clear" w:color="auto" w:fill="auto"/>
          </w:tcPr>
          <w:p w14:paraId="573B52BF" w14:textId="77777777" w:rsidR="007053D1" w:rsidRDefault="007053D1" w:rsidP="005303FF">
            <w:pPr>
              <w:pStyle w:val="Tekstpodstawowy"/>
              <w:spacing w:line="360" w:lineRule="auto"/>
              <w:jc w:val="both"/>
            </w:pPr>
            <w:r>
              <w:t>int</w:t>
            </w:r>
          </w:p>
        </w:tc>
        <w:tc>
          <w:tcPr>
            <w:tcW w:w="3397" w:type="dxa"/>
            <w:vMerge/>
            <w:shd w:val="clear" w:color="auto" w:fill="auto"/>
          </w:tcPr>
          <w:p w14:paraId="19E25E34" w14:textId="77777777" w:rsidR="007053D1" w:rsidRDefault="007053D1" w:rsidP="005303FF">
            <w:pPr>
              <w:pStyle w:val="Tekstpodstawowy"/>
              <w:keepNext/>
              <w:spacing w:line="360" w:lineRule="auto"/>
              <w:jc w:val="both"/>
            </w:pPr>
          </w:p>
        </w:tc>
      </w:tr>
      <w:tr w:rsidR="007053D1" w14:paraId="43DAF084" w14:textId="77777777" w:rsidTr="008A4534">
        <w:trPr>
          <w:trHeight w:val="89"/>
        </w:trPr>
        <w:tc>
          <w:tcPr>
            <w:tcW w:w="2263" w:type="dxa"/>
            <w:vMerge w:val="restart"/>
            <w:shd w:val="clear" w:color="auto" w:fill="auto"/>
          </w:tcPr>
          <w:p w14:paraId="1168100E" w14:textId="77777777" w:rsidR="007053D1" w:rsidRDefault="007053D1" w:rsidP="005303FF">
            <w:pPr>
              <w:pStyle w:val="Tekstpodstawowy"/>
              <w:spacing w:line="360" w:lineRule="auto"/>
              <w:jc w:val="both"/>
            </w:pPr>
            <w:r>
              <w:t>response_to_comment</w:t>
            </w:r>
          </w:p>
        </w:tc>
        <w:tc>
          <w:tcPr>
            <w:tcW w:w="1701" w:type="dxa"/>
            <w:shd w:val="clear" w:color="auto" w:fill="auto"/>
          </w:tcPr>
          <w:p w14:paraId="603CA4BA" w14:textId="77777777" w:rsidR="007053D1" w:rsidRDefault="007053D1" w:rsidP="005303FF">
            <w:pPr>
              <w:pStyle w:val="Tekstpodstawowy"/>
              <w:spacing w:line="360" w:lineRule="auto"/>
              <w:jc w:val="both"/>
            </w:pPr>
            <w:r>
              <w:t>id</w:t>
            </w:r>
          </w:p>
        </w:tc>
        <w:tc>
          <w:tcPr>
            <w:tcW w:w="1701" w:type="dxa"/>
            <w:shd w:val="clear" w:color="auto" w:fill="auto"/>
          </w:tcPr>
          <w:p w14:paraId="118863E4" w14:textId="77777777" w:rsidR="007053D1" w:rsidRDefault="007053D1" w:rsidP="005303FF">
            <w:pPr>
              <w:pStyle w:val="Tekstpodstawowy"/>
              <w:spacing w:line="360" w:lineRule="auto"/>
              <w:jc w:val="both"/>
            </w:pPr>
            <w:r>
              <w:t>int</w:t>
            </w:r>
          </w:p>
        </w:tc>
        <w:tc>
          <w:tcPr>
            <w:tcW w:w="3397" w:type="dxa"/>
            <w:vMerge w:val="restart"/>
            <w:shd w:val="clear" w:color="auto" w:fill="auto"/>
          </w:tcPr>
          <w:p w14:paraId="386CE005" w14:textId="1FC38A4D" w:rsidR="007053D1" w:rsidRDefault="007053D1" w:rsidP="005303FF">
            <w:pPr>
              <w:pStyle w:val="Tekstpodstawowy"/>
              <w:keepNext/>
              <w:spacing w:line="360" w:lineRule="auto"/>
              <w:jc w:val="both"/>
            </w:pPr>
            <w:r>
              <w:t>Przechowuje dane o odpowiedzi na komentarz</w:t>
            </w:r>
          </w:p>
        </w:tc>
      </w:tr>
      <w:tr w:rsidR="007053D1" w14:paraId="55E092F3" w14:textId="77777777" w:rsidTr="008A4534">
        <w:trPr>
          <w:trHeight w:val="244"/>
        </w:trPr>
        <w:tc>
          <w:tcPr>
            <w:tcW w:w="2263" w:type="dxa"/>
            <w:vMerge/>
            <w:shd w:val="clear" w:color="auto" w:fill="auto"/>
          </w:tcPr>
          <w:p w14:paraId="4149C37B" w14:textId="77777777" w:rsidR="007053D1" w:rsidRDefault="007053D1" w:rsidP="005303FF">
            <w:pPr>
              <w:pStyle w:val="Tekstpodstawowy"/>
              <w:spacing w:line="360" w:lineRule="auto"/>
              <w:jc w:val="both"/>
            </w:pPr>
          </w:p>
        </w:tc>
        <w:tc>
          <w:tcPr>
            <w:tcW w:w="1701" w:type="dxa"/>
            <w:shd w:val="clear" w:color="auto" w:fill="auto"/>
          </w:tcPr>
          <w:p w14:paraId="45DD231F" w14:textId="77777777" w:rsidR="007053D1" w:rsidRDefault="007053D1" w:rsidP="005303FF">
            <w:pPr>
              <w:pStyle w:val="Tekstpodstawowy"/>
              <w:spacing w:line="360" w:lineRule="auto"/>
              <w:jc w:val="both"/>
            </w:pPr>
            <w:r>
              <w:t>comment_id</w:t>
            </w:r>
          </w:p>
        </w:tc>
        <w:tc>
          <w:tcPr>
            <w:tcW w:w="1701" w:type="dxa"/>
            <w:shd w:val="clear" w:color="auto" w:fill="auto"/>
          </w:tcPr>
          <w:p w14:paraId="4F992325" w14:textId="77777777" w:rsidR="007053D1" w:rsidRDefault="007053D1" w:rsidP="005303FF">
            <w:pPr>
              <w:pStyle w:val="Tekstpodstawowy"/>
              <w:spacing w:line="360" w:lineRule="auto"/>
              <w:jc w:val="both"/>
            </w:pPr>
            <w:r>
              <w:t>int</w:t>
            </w:r>
          </w:p>
        </w:tc>
        <w:tc>
          <w:tcPr>
            <w:tcW w:w="3397" w:type="dxa"/>
            <w:vMerge/>
            <w:shd w:val="clear" w:color="auto" w:fill="auto"/>
          </w:tcPr>
          <w:p w14:paraId="40E615D6" w14:textId="77777777" w:rsidR="007053D1" w:rsidRDefault="007053D1" w:rsidP="005303FF">
            <w:pPr>
              <w:pStyle w:val="Tekstpodstawowy"/>
              <w:keepNext/>
              <w:spacing w:line="360" w:lineRule="auto"/>
              <w:jc w:val="both"/>
            </w:pPr>
          </w:p>
        </w:tc>
      </w:tr>
      <w:tr w:rsidR="007053D1" w14:paraId="31B89DDE" w14:textId="77777777" w:rsidTr="008A4534">
        <w:trPr>
          <w:trHeight w:val="313"/>
        </w:trPr>
        <w:tc>
          <w:tcPr>
            <w:tcW w:w="2263" w:type="dxa"/>
            <w:vMerge/>
            <w:shd w:val="clear" w:color="auto" w:fill="auto"/>
          </w:tcPr>
          <w:p w14:paraId="237256CF" w14:textId="77777777" w:rsidR="007053D1" w:rsidRDefault="007053D1" w:rsidP="005303FF">
            <w:pPr>
              <w:pStyle w:val="Tekstpodstawowy"/>
              <w:spacing w:line="360" w:lineRule="auto"/>
              <w:jc w:val="both"/>
            </w:pPr>
          </w:p>
        </w:tc>
        <w:tc>
          <w:tcPr>
            <w:tcW w:w="1701" w:type="dxa"/>
            <w:shd w:val="clear" w:color="auto" w:fill="auto"/>
          </w:tcPr>
          <w:p w14:paraId="74791791" w14:textId="77777777" w:rsidR="007053D1" w:rsidRDefault="007053D1" w:rsidP="005303FF">
            <w:pPr>
              <w:pStyle w:val="Tekstpodstawowy"/>
              <w:spacing w:line="360" w:lineRule="auto"/>
              <w:jc w:val="both"/>
            </w:pPr>
            <w:r>
              <w:t>response_to_comment_id</w:t>
            </w:r>
          </w:p>
        </w:tc>
        <w:tc>
          <w:tcPr>
            <w:tcW w:w="1701" w:type="dxa"/>
            <w:shd w:val="clear" w:color="auto" w:fill="auto"/>
          </w:tcPr>
          <w:p w14:paraId="648A03BE" w14:textId="77777777" w:rsidR="007053D1" w:rsidRDefault="007053D1" w:rsidP="005303FF">
            <w:pPr>
              <w:pStyle w:val="Tekstpodstawowy"/>
              <w:spacing w:line="360" w:lineRule="auto"/>
              <w:jc w:val="both"/>
            </w:pPr>
            <w:r>
              <w:t>int</w:t>
            </w:r>
          </w:p>
        </w:tc>
        <w:tc>
          <w:tcPr>
            <w:tcW w:w="3397" w:type="dxa"/>
            <w:vMerge/>
            <w:shd w:val="clear" w:color="auto" w:fill="auto"/>
          </w:tcPr>
          <w:p w14:paraId="1DBE89C9" w14:textId="77777777" w:rsidR="007053D1" w:rsidRDefault="007053D1" w:rsidP="005303FF">
            <w:pPr>
              <w:pStyle w:val="Tekstpodstawowy"/>
              <w:keepNext/>
              <w:spacing w:line="360" w:lineRule="auto"/>
              <w:jc w:val="both"/>
            </w:pPr>
          </w:p>
        </w:tc>
      </w:tr>
      <w:tr w:rsidR="007053D1" w14:paraId="35C7B0A1" w14:textId="77777777" w:rsidTr="008A4534">
        <w:trPr>
          <w:trHeight w:val="212"/>
        </w:trPr>
        <w:tc>
          <w:tcPr>
            <w:tcW w:w="2263" w:type="dxa"/>
            <w:vMerge/>
            <w:shd w:val="clear" w:color="auto" w:fill="auto"/>
          </w:tcPr>
          <w:p w14:paraId="128D09D2" w14:textId="77777777" w:rsidR="007053D1" w:rsidRDefault="007053D1" w:rsidP="005303FF">
            <w:pPr>
              <w:pStyle w:val="Tekstpodstawowy"/>
              <w:spacing w:line="360" w:lineRule="auto"/>
              <w:jc w:val="both"/>
            </w:pPr>
          </w:p>
        </w:tc>
        <w:tc>
          <w:tcPr>
            <w:tcW w:w="1701" w:type="dxa"/>
            <w:shd w:val="clear" w:color="auto" w:fill="auto"/>
          </w:tcPr>
          <w:p w14:paraId="47BE6B4B" w14:textId="77777777" w:rsidR="007053D1" w:rsidRDefault="007053D1" w:rsidP="005303FF">
            <w:pPr>
              <w:pStyle w:val="Tekstpodstawowy"/>
              <w:spacing w:line="360" w:lineRule="auto"/>
              <w:jc w:val="both"/>
            </w:pPr>
            <w:r>
              <w:t>main_comment_id</w:t>
            </w:r>
          </w:p>
        </w:tc>
        <w:tc>
          <w:tcPr>
            <w:tcW w:w="1701" w:type="dxa"/>
            <w:shd w:val="clear" w:color="auto" w:fill="auto"/>
          </w:tcPr>
          <w:p w14:paraId="6F270A50" w14:textId="77777777" w:rsidR="007053D1" w:rsidRDefault="007053D1" w:rsidP="005303FF">
            <w:pPr>
              <w:pStyle w:val="Tekstpodstawowy"/>
              <w:spacing w:line="360" w:lineRule="auto"/>
              <w:jc w:val="both"/>
            </w:pPr>
            <w:r>
              <w:t>int</w:t>
            </w:r>
          </w:p>
        </w:tc>
        <w:tc>
          <w:tcPr>
            <w:tcW w:w="3397" w:type="dxa"/>
            <w:vMerge/>
            <w:shd w:val="clear" w:color="auto" w:fill="auto"/>
          </w:tcPr>
          <w:p w14:paraId="47C398BF" w14:textId="77777777" w:rsidR="007053D1" w:rsidRDefault="007053D1" w:rsidP="005303FF">
            <w:pPr>
              <w:pStyle w:val="Tekstpodstawowy"/>
              <w:keepNext/>
              <w:spacing w:line="360" w:lineRule="auto"/>
              <w:jc w:val="both"/>
            </w:pPr>
          </w:p>
        </w:tc>
      </w:tr>
      <w:tr w:rsidR="007053D1" w14:paraId="399B8873" w14:textId="77777777" w:rsidTr="008A4534">
        <w:trPr>
          <w:trHeight w:val="201"/>
        </w:trPr>
        <w:tc>
          <w:tcPr>
            <w:tcW w:w="2263" w:type="dxa"/>
            <w:vMerge w:val="restart"/>
            <w:shd w:val="clear" w:color="auto" w:fill="auto"/>
          </w:tcPr>
          <w:p w14:paraId="48CFD0C7" w14:textId="77777777" w:rsidR="007053D1" w:rsidRDefault="007053D1" w:rsidP="005303FF">
            <w:pPr>
              <w:pStyle w:val="Tekstpodstawowy"/>
              <w:spacing w:line="360" w:lineRule="auto"/>
              <w:jc w:val="both"/>
            </w:pPr>
            <w:r>
              <w:t>main_comment</w:t>
            </w:r>
          </w:p>
        </w:tc>
        <w:tc>
          <w:tcPr>
            <w:tcW w:w="1701" w:type="dxa"/>
            <w:shd w:val="clear" w:color="auto" w:fill="auto"/>
          </w:tcPr>
          <w:p w14:paraId="67893649" w14:textId="77777777" w:rsidR="007053D1" w:rsidRDefault="007053D1" w:rsidP="005303FF">
            <w:pPr>
              <w:pStyle w:val="Tekstpodstawowy"/>
              <w:spacing w:line="360" w:lineRule="auto"/>
              <w:jc w:val="both"/>
            </w:pPr>
            <w:r>
              <w:t>id</w:t>
            </w:r>
          </w:p>
        </w:tc>
        <w:tc>
          <w:tcPr>
            <w:tcW w:w="1701" w:type="dxa"/>
            <w:shd w:val="clear" w:color="auto" w:fill="auto"/>
          </w:tcPr>
          <w:p w14:paraId="15F4801D" w14:textId="77777777" w:rsidR="007053D1" w:rsidRDefault="007053D1" w:rsidP="005303FF">
            <w:pPr>
              <w:pStyle w:val="Tekstpodstawowy"/>
              <w:spacing w:line="360" w:lineRule="auto"/>
              <w:jc w:val="both"/>
            </w:pPr>
            <w:r>
              <w:t>int</w:t>
            </w:r>
          </w:p>
        </w:tc>
        <w:tc>
          <w:tcPr>
            <w:tcW w:w="3397" w:type="dxa"/>
            <w:vMerge w:val="restart"/>
            <w:shd w:val="clear" w:color="auto" w:fill="auto"/>
          </w:tcPr>
          <w:p w14:paraId="5FE39A19" w14:textId="1CD30D06" w:rsidR="007053D1" w:rsidRDefault="007053D1" w:rsidP="005303FF">
            <w:pPr>
              <w:pStyle w:val="Tekstpodstawowy"/>
              <w:keepNext/>
              <w:spacing w:line="360" w:lineRule="auto"/>
              <w:jc w:val="both"/>
            </w:pPr>
            <w:r>
              <w:t>Przechowuje główne komentarze do wpisów</w:t>
            </w:r>
          </w:p>
        </w:tc>
      </w:tr>
      <w:tr w:rsidR="007053D1" w14:paraId="6F9D2172" w14:textId="77777777" w:rsidTr="008A4534">
        <w:trPr>
          <w:trHeight w:val="324"/>
        </w:trPr>
        <w:tc>
          <w:tcPr>
            <w:tcW w:w="2263" w:type="dxa"/>
            <w:vMerge/>
            <w:shd w:val="clear" w:color="auto" w:fill="auto"/>
          </w:tcPr>
          <w:p w14:paraId="1ECE75AD" w14:textId="77777777" w:rsidR="007053D1" w:rsidRDefault="007053D1" w:rsidP="005303FF">
            <w:pPr>
              <w:pStyle w:val="Tekstpodstawowy"/>
              <w:spacing w:line="360" w:lineRule="auto"/>
              <w:jc w:val="both"/>
            </w:pPr>
          </w:p>
        </w:tc>
        <w:tc>
          <w:tcPr>
            <w:tcW w:w="1701" w:type="dxa"/>
            <w:shd w:val="clear" w:color="auto" w:fill="auto"/>
          </w:tcPr>
          <w:p w14:paraId="718535C7" w14:textId="77777777" w:rsidR="007053D1" w:rsidRDefault="007053D1" w:rsidP="005303FF">
            <w:pPr>
              <w:pStyle w:val="Tekstpodstawowy"/>
              <w:spacing w:line="360" w:lineRule="auto"/>
              <w:jc w:val="both"/>
            </w:pPr>
            <w:r>
              <w:t>comment_id</w:t>
            </w:r>
          </w:p>
        </w:tc>
        <w:tc>
          <w:tcPr>
            <w:tcW w:w="1701" w:type="dxa"/>
            <w:shd w:val="clear" w:color="auto" w:fill="auto"/>
          </w:tcPr>
          <w:p w14:paraId="1E6CFB85" w14:textId="77777777" w:rsidR="007053D1" w:rsidRDefault="007053D1" w:rsidP="005303FF">
            <w:pPr>
              <w:pStyle w:val="Tekstpodstawowy"/>
              <w:spacing w:line="360" w:lineRule="auto"/>
              <w:jc w:val="both"/>
            </w:pPr>
            <w:r>
              <w:t>int</w:t>
            </w:r>
          </w:p>
        </w:tc>
        <w:tc>
          <w:tcPr>
            <w:tcW w:w="3397" w:type="dxa"/>
            <w:vMerge/>
            <w:shd w:val="clear" w:color="auto" w:fill="auto"/>
          </w:tcPr>
          <w:p w14:paraId="55F9EA44" w14:textId="77777777" w:rsidR="007053D1" w:rsidRDefault="007053D1" w:rsidP="005303FF">
            <w:pPr>
              <w:pStyle w:val="Tekstpodstawowy"/>
              <w:keepNext/>
              <w:spacing w:line="360" w:lineRule="auto"/>
              <w:jc w:val="both"/>
            </w:pPr>
          </w:p>
        </w:tc>
      </w:tr>
      <w:tr w:rsidR="007053D1" w14:paraId="0ADBB5F6" w14:textId="77777777" w:rsidTr="008A4534">
        <w:trPr>
          <w:trHeight w:val="279"/>
        </w:trPr>
        <w:tc>
          <w:tcPr>
            <w:tcW w:w="2263" w:type="dxa"/>
            <w:vMerge/>
            <w:shd w:val="clear" w:color="auto" w:fill="auto"/>
          </w:tcPr>
          <w:p w14:paraId="7E835523" w14:textId="77777777" w:rsidR="007053D1" w:rsidRDefault="007053D1" w:rsidP="005303FF">
            <w:pPr>
              <w:pStyle w:val="Tekstpodstawowy"/>
              <w:spacing w:line="360" w:lineRule="auto"/>
              <w:jc w:val="both"/>
            </w:pPr>
          </w:p>
        </w:tc>
        <w:tc>
          <w:tcPr>
            <w:tcW w:w="1701" w:type="dxa"/>
            <w:shd w:val="clear" w:color="auto" w:fill="auto"/>
          </w:tcPr>
          <w:p w14:paraId="0F661F8C" w14:textId="77777777" w:rsidR="007053D1" w:rsidRDefault="007053D1" w:rsidP="005303FF">
            <w:pPr>
              <w:pStyle w:val="Tekstpodstawowy"/>
              <w:spacing w:line="360" w:lineRule="auto"/>
              <w:jc w:val="both"/>
            </w:pPr>
            <w:r>
              <w:t>user_id</w:t>
            </w:r>
          </w:p>
        </w:tc>
        <w:tc>
          <w:tcPr>
            <w:tcW w:w="1701" w:type="dxa"/>
            <w:shd w:val="clear" w:color="auto" w:fill="auto"/>
          </w:tcPr>
          <w:p w14:paraId="5BD4ECD7" w14:textId="77777777" w:rsidR="007053D1" w:rsidRDefault="007053D1" w:rsidP="005303FF">
            <w:pPr>
              <w:pStyle w:val="Tekstpodstawowy"/>
              <w:spacing w:line="360" w:lineRule="auto"/>
              <w:jc w:val="both"/>
            </w:pPr>
            <w:r>
              <w:t>int</w:t>
            </w:r>
          </w:p>
        </w:tc>
        <w:tc>
          <w:tcPr>
            <w:tcW w:w="3397" w:type="dxa"/>
            <w:vMerge/>
            <w:shd w:val="clear" w:color="auto" w:fill="auto"/>
          </w:tcPr>
          <w:p w14:paraId="128EC9AD" w14:textId="77777777" w:rsidR="007053D1" w:rsidRDefault="007053D1" w:rsidP="005303FF">
            <w:pPr>
              <w:pStyle w:val="Tekstpodstawowy"/>
              <w:keepNext/>
              <w:spacing w:line="360" w:lineRule="auto"/>
              <w:jc w:val="both"/>
            </w:pPr>
          </w:p>
        </w:tc>
      </w:tr>
      <w:tr w:rsidR="007053D1" w14:paraId="7234FC12" w14:textId="77777777" w:rsidTr="00A9557D">
        <w:trPr>
          <w:trHeight w:val="793"/>
        </w:trPr>
        <w:tc>
          <w:tcPr>
            <w:tcW w:w="2263" w:type="dxa"/>
            <w:vMerge/>
            <w:shd w:val="clear" w:color="auto" w:fill="auto"/>
          </w:tcPr>
          <w:p w14:paraId="29E0561E" w14:textId="77777777" w:rsidR="007053D1" w:rsidRDefault="007053D1" w:rsidP="005303FF">
            <w:pPr>
              <w:pStyle w:val="Tekstpodstawowy"/>
              <w:spacing w:line="360" w:lineRule="auto"/>
              <w:jc w:val="both"/>
            </w:pPr>
          </w:p>
        </w:tc>
        <w:tc>
          <w:tcPr>
            <w:tcW w:w="1701" w:type="dxa"/>
            <w:shd w:val="clear" w:color="auto" w:fill="auto"/>
          </w:tcPr>
          <w:p w14:paraId="1E5475C5" w14:textId="77777777" w:rsidR="007053D1" w:rsidRDefault="007053D1" w:rsidP="005303FF">
            <w:pPr>
              <w:pStyle w:val="Tekstpodstawowy"/>
              <w:spacing w:line="360" w:lineRule="auto"/>
              <w:jc w:val="both"/>
            </w:pPr>
            <w:r>
              <w:t>visited_profile_id</w:t>
            </w:r>
          </w:p>
        </w:tc>
        <w:tc>
          <w:tcPr>
            <w:tcW w:w="1701" w:type="dxa"/>
            <w:shd w:val="clear" w:color="auto" w:fill="auto"/>
          </w:tcPr>
          <w:p w14:paraId="2936DB3D" w14:textId="77777777" w:rsidR="007053D1" w:rsidRDefault="007053D1" w:rsidP="005303FF">
            <w:pPr>
              <w:pStyle w:val="Tekstpodstawowy"/>
              <w:spacing w:line="360" w:lineRule="auto"/>
              <w:jc w:val="both"/>
            </w:pPr>
            <w:r>
              <w:t>int</w:t>
            </w:r>
          </w:p>
        </w:tc>
        <w:tc>
          <w:tcPr>
            <w:tcW w:w="3397" w:type="dxa"/>
            <w:vMerge/>
            <w:shd w:val="clear" w:color="auto" w:fill="auto"/>
          </w:tcPr>
          <w:p w14:paraId="38857061" w14:textId="77777777" w:rsidR="007053D1" w:rsidRDefault="007053D1" w:rsidP="005303FF">
            <w:pPr>
              <w:pStyle w:val="Tekstpodstawowy"/>
              <w:keepNext/>
              <w:spacing w:line="360" w:lineRule="auto"/>
              <w:jc w:val="both"/>
            </w:pPr>
          </w:p>
        </w:tc>
      </w:tr>
      <w:tr w:rsidR="00A9557D" w14:paraId="16BF9028" w14:textId="77777777" w:rsidTr="00A9557D">
        <w:trPr>
          <w:trHeight w:val="448"/>
        </w:trPr>
        <w:tc>
          <w:tcPr>
            <w:tcW w:w="2263" w:type="dxa"/>
            <w:vMerge w:val="restart"/>
            <w:shd w:val="clear" w:color="auto" w:fill="auto"/>
          </w:tcPr>
          <w:p w14:paraId="7BCE1926" w14:textId="0939C728" w:rsidR="00A9557D" w:rsidRDefault="00A9557D" w:rsidP="005303FF">
            <w:pPr>
              <w:pStyle w:val="Tekstpodstawowy"/>
              <w:spacing w:line="360" w:lineRule="auto"/>
              <w:jc w:val="both"/>
            </w:pPr>
            <w:r w:rsidRPr="00A9557D">
              <w:t>friendship_recommendation</w:t>
            </w:r>
          </w:p>
        </w:tc>
        <w:tc>
          <w:tcPr>
            <w:tcW w:w="1701" w:type="dxa"/>
            <w:shd w:val="clear" w:color="auto" w:fill="auto"/>
          </w:tcPr>
          <w:p w14:paraId="2CA7BA58" w14:textId="09F3264E" w:rsidR="00A9557D" w:rsidRDefault="00A9557D" w:rsidP="005303FF">
            <w:pPr>
              <w:pStyle w:val="Tekstpodstawowy"/>
              <w:spacing w:line="360" w:lineRule="auto"/>
              <w:jc w:val="both"/>
            </w:pPr>
            <w:r>
              <w:t>id</w:t>
            </w:r>
          </w:p>
        </w:tc>
        <w:tc>
          <w:tcPr>
            <w:tcW w:w="1701" w:type="dxa"/>
            <w:shd w:val="clear" w:color="auto" w:fill="auto"/>
          </w:tcPr>
          <w:p w14:paraId="39A49F68" w14:textId="26CD9888" w:rsidR="00A9557D" w:rsidRDefault="00A9557D" w:rsidP="005303FF">
            <w:pPr>
              <w:pStyle w:val="Tekstpodstawowy"/>
              <w:spacing w:line="360" w:lineRule="auto"/>
              <w:jc w:val="both"/>
            </w:pPr>
            <w:r>
              <w:t>int</w:t>
            </w:r>
          </w:p>
        </w:tc>
        <w:tc>
          <w:tcPr>
            <w:tcW w:w="3397" w:type="dxa"/>
            <w:vMerge w:val="restart"/>
            <w:shd w:val="clear" w:color="auto" w:fill="auto"/>
          </w:tcPr>
          <w:p w14:paraId="7B841FA9" w14:textId="624F4F42" w:rsidR="00A9557D" w:rsidRDefault="00A9557D" w:rsidP="005303FF">
            <w:pPr>
              <w:pStyle w:val="Tekstpodstawowy"/>
              <w:keepNext/>
              <w:spacing w:line="360" w:lineRule="auto"/>
              <w:jc w:val="both"/>
            </w:pPr>
            <w:r>
              <w:t xml:space="preserve">Przechowuje polecenia dodania do znajomych dla poszczególnych użytkowników </w:t>
            </w:r>
          </w:p>
        </w:tc>
      </w:tr>
      <w:tr w:rsidR="00A9557D" w14:paraId="47239198" w14:textId="77777777" w:rsidTr="00A9557D">
        <w:trPr>
          <w:trHeight w:val="303"/>
        </w:trPr>
        <w:tc>
          <w:tcPr>
            <w:tcW w:w="2263" w:type="dxa"/>
            <w:vMerge/>
            <w:shd w:val="clear" w:color="auto" w:fill="auto"/>
          </w:tcPr>
          <w:p w14:paraId="5FE9679C" w14:textId="77777777" w:rsidR="00A9557D" w:rsidRPr="00A9557D" w:rsidRDefault="00A9557D" w:rsidP="005303FF">
            <w:pPr>
              <w:pStyle w:val="Tekstpodstawowy"/>
              <w:spacing w:line="360" w:lineRule="auto"/>
              <w:jc w:val="both"/>
            </w:pPr>
          </w:p>
        </w:tc>
        <w:tc>
          <w:tcPr>
            <w:tcW w:w="1701" w:type="dxa"/>
            <w:shd w:val="clear" w:color="auto" w:fill="auto"/>
          </w:tcPr>
          <w:p w14:paraId="1838A66A" w14:textId="4EBC6CF0" w:rsidR="00A9557D" w:rsidRDefault="00A9557D" w:rsidP="005303FF">
            <w:pPr>
              <w:pStyle w:val="Tekstpodstawowy"/>
              <w:spacing w:line="360" w:lineRule="auto"/>
              <w:jc w:val="both"/>
            </w:pPr>
            <w:r>
              <w:t>issuer_id</w:t>
            </w:r>
          </w:p>
        </w:tc>
        <w:tc>
          <w:tcPr>
            <w:tcW w:w="1701" w:type="dxa"/>
            <w:shd w:val="clear" w:color="auto" w:fill="auto"/>
          </w:tcPr>
          <w:p w14:paraId="5054E2B6" w14:textId="7D42E28A" w:rsidR="00A9557D" w:rsidRDefault="00A9557D" w:rsidP="005303FF">
            <w:pPr>
              <w:pStyle w:val="Tekstpodstawowy"/>
              <w:spacing w:line="360" w:lineRule="auto"/>
              <w:jc w:val="both"/>
            </w:pPr>
            <w:r>
              <w:t>int</w:t>
            </w:r>
          </w:p>
        </w:tc>
        <w:tc>
          <w:tcPr>
            <w:tcW w:w="3397" w:type="dxa"/>
            <w:vMerge/>
            <w:shd w:val="clear" w:color="auto" w:fill="auto"/>
          </w:tcPr>
          <w:p w14:paraId="638A2E6A" w14:textId="77777777" w:rsidR="00A9557D" w:rsidRDefault="00A9557D" w:rsidP="005303FF">
            <w:pPr>
              <w:pStyle w:val="Tekstpodstawowy"/>
              <w:keepNext/>
              <w:spacing w:line="360" w:lineRule="auto"/>
              <w:jc w:val="both"/>
            </w:pPr>
          </w:p>
        </w:tc>
      </w:tr>
      <w:tr w:rsidR="00A9557D" w14:paraId="6B924DC0" w14:textId="77777777" w:rsidTr="00A9557D">
        <w:trPr>
          <w:trHeight w:val="211"/>
        </w:trPr>
        <w:tc>
          <w:tcPr>
            <w:tcW w:w="2263" w:type="dxa"/>
            <w:vMerge/>
            <w:shd w:val="clear" w:color="auto" w:fill="auto"/>
          </w:tcPr>
          <w:p w14:paraId="069E4DA7" w14:textId="77777777" w:rsidR="00A9557D" w:rsidRPr="00A9557D" w:rsidRDefault="00A9557D" w:rsidP="005303FF">
            <w:pPr>
              <w:pStyle w:val="Tekstpodstawowy"/>
              <w:spacing w:line="360" w:lineRule="auto"/>
              <w:jc w:val="both"/>
            </w:pPr>
          </w:p>
        </w:tc>
        <w:tc>
          <w:tcPr>
            <w:tcW w:w="1701" w:type="dxa"/>
            <w:shd w:val="clear" w:color="auto" w:fill="auto"/>
          </w:tcPr>
          <w:p w14:paraId="0215AE81" w14:textId="51EDDCE7" w:rsidR="00A9557D" w:rsidRDefault="00A9557D" w:rsidP="005303FF">
            <w:pPr>
              <w:pStyle w:val="Tekstpodstawowy"/>
              <w:spacing w:line="360" w:lineRule="auto"/>
              <w:jc w:val="both"/>
            </w:pPr>
            <w:r>
              <w:t>potential_friend_id</w:t>
            </w:r>
          </w:p>
        </w:tc>
        <w:tc>
          <w:tcPr>
            <w:tcW w:w="1701" w:type="dxa"/>
            <w:shd w:val="clear" w:color="auto" w:fill="auto"/>
          </w:tcPr>
          <w:p w14:paraId="14D42C22" w14:textId="49DCC82F" w:rsidR="00A9557D" w:rsidRDefault="00A9557D" w:rsidP="005303FF">
            <w:pPr>
              <w:pStyle w:val="Tekstpodstawowy"/>
              <w:spacing w:line="360" w:lineRule="auto"/>
              <w:jc w:val="both"/>
            </w:pPr>
            <w:r>
              <w:t>int</w:t>
            </w:r>
          </w:p>
        </w:tc>
        <w:tc>
          <w:tcPr>
            <w:tcW w:w="3397" w:type="dxa"/>
            <w:vMerge/>
            <w:shd w:val="clear" w:color="auto" w:fill="auto"/>
          </w:tcPr>
          <w:p w14:paraId="2AADE0B5" w14:textId="77777777" w:rsidR="00A9557D" w:rsidRDefault="00A9557D" w:rsidP="005303FF">
            <w:pPr>
              <w:pStyle w:val="Tekstpodstawowy"/>
              <w:keepNext/>
              <w:spacing w:line="360" w:lineRule="auto"/>
              <w:jc w:val="both"/>
            </w:pPr>
          </w:p>
        </w:tc>
      </w:tr>
      <w:tr w:rsidR="00A9557D" w14:paraId="7FE4F682" w14:textId="77777777" w:rsidTr="008A4534">
        <w:trPr>
          <w:trHeight w:val="313"/>
        </w:trPr>
        <w:tc>
          <w:tcPr>
            <w:tcW w:w="2263" w:type="dxa"/>
            <w:vMerge/>
            <w:shd w:val="clear" w:color="auto" w:fill="auto"/>
          </w:tcPr>
          <w:p w14:paraId="4DD3C6B7" w14:textId="77777777" w:rsidR="00A9557D" w:rsidRPr="00A9557D" w:rsidRDefault="00A9557D" w:rsidP="005303FF">
            <w:pPr>
              <w:pStyle w:val="Tekstpodstawowy"/>
              <w:spacing w:line="360" w:lineRule="auto"/>
              <w:jc w:val="both"/>
            </w:pPr>
          </w:p>
        </w:tc>
        <w:tc>
          <w:tcPr>
            <w:tcW w:w="1701" w:type="dxa"/>
            <w:shd w:val="clear" w:color="auto" w:fill="auto"/>
          </w:tcPr>
          <w:p w14:paraId="507B421B" w14:textId="13E31299" w:rsidR="00A9557D" w:rsidRDefault="00A9557D" w:rsidP="005303FF">
            <w:pPr>
              <w:pStyle w:val="Tekstpodstawowy"/>
              <w:spacing w:line="360" w:lineRule="auto"/>
              <w:jc w:val="both"/>
            </w:pPr>
            <w:r>
              <w:t>last_checkup_time</w:t>
            </w:r>
          </w:p>
        </w:tc>
        <w:tc>
          <w:tcPr>
            <w:tcW w:w="1701" w:type="dxa"/>
            <w:shd w:val="clear" w:color="auto" w:fill="auto"/>
          </w:tcPr>
          <w:p w14:paraId="23A3E7AB" w14:textId="4ACFEA1F" w:rsidR="00A9557D" w:rsidRDefault="00A9557D" w:rsidP="005303FF">
            <w:pPr>
              <w:pStyle w:val="Tekstpodstawowy"/>
              <w:spacing w:line="360" w:lineRule="auto"/>
              <w:jc w:val="both"/>
            </w:pPr>
            <w:r>
              <w:t>datetime</w:t>
            </w:r>
          </w:p>
        </w:tc>
        <w:tc>
          <w:tcPr>
            <w:tcW w:w="3397" w:type="dxa"/>
            <w:vMerge/>
            <w:shd w:val="clear" w:color="auto" w:fill="auto"/>
          </w:tcPr>
          <w:p w14:paraId="61FB4723" w14:textId="77777777" w:rsidR="00A9557D" w:rsidRDefault="00A9557D" w:rsidP="005303FF">
            <w:pPr>
              <w:pStyle w:val="Tekstpodstawowy"/>
              <w:keepNext/>
              <w:spacing w:line="360" w:lineRule="auto"/>
              <w:jc w:val="both"/>
            </w:pPr>
          </w:p>
        </w:tc>
      </w:tr>
    </w:tbl>
    <w:p w14:paraId="75B73FA3" w14:textId="208CEA13" w:rsidR="00FD0324" w:rsidRDefault="00382582" w:rsidP="005303FF">
      <w:pPr>
        <w:pStyle w:val="Legenda"/>
        <w:spacing w:line="360" w:lineRule="auto"/>
        <w:jc w:val="both"/>
        <w:rPr>
          <w:sz w:val="24"/>
          <w:szCs w:val="24"/>
        </w:rPr>
      </w:pPr>
      <w:bookmarkStart w:id="92" w:name="_Toc29377011"/>
      <w:r w:rsidRPr="00382582">
        <w:rPr>
          <w:sz w:val="24"/>
          <w:szCs w:val="24"/>
        </w:rPr>
        <w:t xml:space="preserve">Tabela </w:t>
      </w:r>
      <w:r w:rsidR="000D4A50">
        <w:rPr>
          <w:sz w:val="24"/>
          <w:szCs w:val="24"/>
        </w:rPr>
        <w:fldChar w:fldCharType="begin"/>
      </w:r>
      <w:r w:rsidR="000D4A50">
        <w:rPr>
          <w:sz w:val="24"/>
          <w:szCs w:val="24"/>
        </w:rPr>
        <w:instrText xml:space="preserve"> SEQ Tabela \* ARABIC </w:instrText>
      </w:r>
      <w:r w:rsidR="000D4A50">
        <w:rPr>
          <w:sz w:val="24"/>
          <w:szCs w:val="24"/>
        </w:rPr>
        <w:fldChar w:fldCharType="separate"/>
      </w:r>
      <w:r w:rsidR="000D4A50">
        <w:rPr>
          <w:noProof/>
          <w:sz w:val="24"/>
          <w:szCs w:val="24"/>
        </w:rPr>
        <w:t>3</w:t>
      </w:r>
      <w:r w:rsidR="000D4A50">
        <w:rPr>
          <w:sz w:val="24"/>
          <w:szCs w:val="24"/>
        </w:rPr>
        <w:fldChar w:fldCharType="end"/>
      </w:r>
      <w:r w:rsidRPr="00382582">
        <w:rPr>
          <w:sz w:val="24"/>
          <w:szCs w:val="24"/>
        </w:rPr>
        <w:t xml:space="preserve"> Lista tabel projektowej bazy danych</w:t>
      </w:r>
      <w:bookmarkEnd w:id="92"/>
    </w:p>
    <w:p w14:paraId="5D8466CC" w14:textId="77777777" w:rsidR="00D816AA" w:rsidRDefault="00D816AA" w:rsidP="005303FF">
      <w:pPr>
        <w:keepNext/>
        <w:jc w:val="both"/>
      </w:pPr>
      <w:r>
        <w:rPr>
          <w:noProof/>
        </w:rPr>
        <w:lastRenderedPageBreak/>
        <w:drawing>
          <wp:inline distT="0" distB="0" distL="0" distR="0" wp14:anchorId="79DE54C4" wp14:editId="68227F2D">
            <wp:extent cx="5748655" cy="3473450"/>
            <wp:effectExtent l="0" t="0" r="4445"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8655" cy="3473450"/>
                    </a:xfrm>
                    <a:prstGeom prst="rect">
                      <a:avLst/>
                    </a:prstGeom>
                    <a:noFill/>
                    <a:ln>
                      <a:noFill/>
                    </a:ln>
                  </pic:spPr>
                </pic:pic>
              </a:graphicData>
            </a:graphic>
          </wp:inline>
        </w:drawing>
      </w:r>
    </w:p>
    <w:p w14:paraId="24FEE87B" w14:textId="0992751A" w:rsidR="008679B6" w:rsidRPr="008679B6" w:rsidRDefault="00D816AA" w:rsidP="005303F1">
      <w:pPr>
        <w:pStyle w:val="Legenda"/>
        <w:spacing w:line="360" w:lineRule="auto"/>
        <w:jc w:val="both"/>
        <w:rPr>
          <w:sz w:val="24"/>
          <w:szCs w:val="24"/>
        </w:rPr>
      </w:pPr>
      <w:bookmarkStart w:id="93" w:name="_Toc29377064"/>
      <w:r w:rsidRPr="00D816AA">
        <w:rPr>
          <w:sz w:val="24"/>
          <w:szCs w:val="24"/>
        </w:rPr>
        <w:t xml:space="preserve">Rysunek </w:t>
      </w:r>
      <w:r w:rsidRPr="00D816AA">
        <w:rPr>
          <w:sz w:val="24"/>
          <w:szCs w:val="24"/>
        </w:rPr>
        <w:fldChar w:fldCharType="begin"/>
      </w:r>
      <w:r w:rsidRPr="00D816AA">
        <w:rPr>
          <w:sz w:val="24"/>
          <w:szCs w:val="24"/>
        </w:rPr>
        <w:instrText xml:space="preserve"> SEQ Rysunek \* ARABIC </w:instrText>
      </w:r>
      <w:r w:rsidRPr="00D816AA">
        <w:rPr>
          <w:sz w:val="24"/>
          <w:szCs w:val="24"/>
        </w:rPr>
        <w:fldChar w:fldCharType="separate"/>
      </w:r>
      <w:r w:rsidR="00C31C93">
        <w:rPr>
          <w:noProof/>
          <w:sz w:val="24"/>
          <w:szCs w:val="24"/>
        </w:rPr>
        <w:t>11</w:t>
      </w:r>
      <w:r w:rsidRPr="00D816AA">
        <w:rPr>
          <w:sz w:val="24"/>
          <w:szCs w:val="24"/>
        </w:rPr>
        <w:fldChar w:fldCharType="end"/>
      </w:r>
      <w:r w:rsidRPr="00D816AA">
        <w:rPr>
          <w:sz w:val="24"/>
          <w:szCs w:val="24"/>
        </w:rPr>
        <w:t xml:space="preserve"> Diagram ER zaprojektowanej bazy danych</w:t>
      </w:r>
      <w:bookmarkEnd w:id="93"/>
    </w:p>
    <w:p w14:paraId="3D18ECB0" w14:textId="4C53ED11" w:rsidR="00D635F6" w:rsidRDefault="005303F1" w:rsidP="005303FF">
      <w:pPr>
        <w:pStyle w:val="Tekstpodstawowy"/>
        <w:spacing w:line="360" w:lineRule="auto"/>
        <w:ind w:firstLine="709"/>
        <w:jc w:val="both"/>
      </w:pPr>
      <w:r>
        <w:t xml:space="preserve">Po utworzeniu bazy danych można przejść do etapu tworzenia API. </w:t>
      </w:r>
      <w:r w:rsidR="00CC7840">
        <w:t>Twórcy .NET Framework zaopatrzyli programistów w narzędzie</w:t>
      </w:r>
      <w:r w:rsidR="004826FA">
        <w:t xml:space="preserve"> </w:t>
      </w:r>
      <w:r w:rsidR="00CC7840">
        <w:t>Entity Framework</w:t>
      </w:r>
      <w:r w:rsidR="00F4418C">
        <w:t xml:space="preserve"> (po aktualizacji z ostatniej wersji .NET Framework do</w:t>
      </w:r>
      <w:r w:rsidR="00D044C1">
        <w:t xml:space="preserve"> </w:t>
      </w:r>
      <w:r w:rsidR="00F4418C">
        <w:t xml:space="preserve">.NET Core zmieniono nazwę tego narzędzia </w:t>
      </w:r>
      <w:r w:rsidR="00D044C1">
        <w:t>na</w:t>
      </w:r>
      <w:r w:rsidR="00F4418C">
        <w:t xml:space="preserve"> Entity Framework Core). Głównym zadaniem Entity Framework</w:t>
      </w:r>
      <w:r w:rsidR="00ED7679">
        <w:t>’a</w:t>
      </w:r>
      <w:r w:rsidR="00F4418C">
        <w:t xml:space="preserve"> jest uproszczenie</w:t>
      </w:r>
      <w:r w:rsidR="00ED7679">
        <w:t xml:space="preserve"> implementacji nawiązania</w:t>
      </w:r>
      <w:r w:rsidR="00F4418C">
        <w:t xml:space="preserve"> komunikacji między </w:t>
      </w:r>
      <w:r w:rsidR="00ED7679">
        <w:t xml:space="preserve">aplikacją .NET </w:t>
      </w:r>
      <w:r w:rsidR="00F4418C">
        <w:t xml:space="preserve">a bazą danych. Jedną z funkcjonalności rozwiązania jest podejście zwane </w:t>
      </w:r>
      <w:r w:rsidR="00F4418C" w:rsidRPr="00F4418C">
        <w:rPr>
          <w:i/>
          <w:iCs/>
        </w:rPr>
        <w:t>Database First</w:t>
      </w:r>
      <w:r w:rsidR="00F4418C">
        <w:t>, które umożliwia wygenerowanie POCO</w:t>
      </w:r>
      <w:r w:rsidR="009B6466">
        <w:rPr>
          <w:rStyle w:val="Odwoanieprzypisudolnego"/>
        </w:rPr>
        <w:footnoteReference w:id="57"/>
      </w:r>
      <w:r w:rsidR="00F4418C">
        <w:t xml:space="preserve"> z istniejącej bazy danych. Ponieważ backend</w:t>
      </w:r>
      <w:r w:rsidR="00ED7679">
        <w:t xml:space="preserve"> tworzonej</w:t>
      </w:r>
      <w:r w:rsidR="00F4418C">
        <w:t xml:space="preserve"> aplikacji </w:t>
      </w:r>
      <w:r w:rsidR="00ED7679">
        <w:t xml:space="preserve">opiera się o </w:t>
      </w:r>
      <w:r w:rsidR="00F4418C">
        <w:t>ASP.NET Core należy wówczas korzystać z Entity Framework Core, które umożliwia wygenerowanie modeli domenowych</w:t>
      </w:r>
      <w:r w:rsidR="00D635F6">
        <w:t xml:space="preserve"> używając poniższej komendy.</w:t>
      </w:r>
    </w:p>
    <w:p w14:paraId="003CF183" w14:textId="2A3F60DF" w:rsidR="00D635F6" w:rsidRDefault="007E574D" w:rsidP="005303FF">
      <w:pPr>
        <w:pStyle w:val="Tekstpodstawowy"/>
        <w:keepNext/>
        <w:spacing w:line="360" w:lineRule="auto"/>
        <w:jc w:val="both"/>
      </w:pPr>
      <w:r>
        <w:rPr>
          <w:noProof/>
        </w:rPr>
        <w:drawing>
          <wp:inline distT="0" distB="0" distL="0" distR="0" wp14:anchorId="78D100F8" wp14:editId="487421BE">
            <wp:extent cx="5751195" cy="38417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1195" cy="384175"/>
                    </a:xfrm>
                    <a:prstGeom prst="rect">
                      <a:avLst/>
                    </a:prstGeom>
                    <a:noFill/>
                    <a:ln>
                      <a:noFill/>
                    </a:ln>
                  </pic:spPr>
                </pic:pic>
              </a:graphicData>
            </a:graphic>
          </wp:inline>
        </w:drawing>
      </w:r>
    </w:p>
    <w:p w14:paraId="38EF5B9C" w14:textId="0218A7D9" w:rsidR="00AC1319" w:rsidRPr="00D816AA" w:rsidRDefault="00D635F6" w:rsidP="005303FF">
      <w:pPr>
        <w:pStyle w:val="Legenda"/>
        <w:spacing w:line="360" w:lineRule="auto"/>
        <w:jc w:val="both"/>
        <w:rPr>
          <w:sz w:val="24"/>
          <w:szCs w:val="24"/>
        </w:rPr>
      </w:pPr>
      <w:bookmarkStart w:id="94" w:name="_Toc29377065"/>
      <w:r w:rsidRPr="00D635F6">
        <w:rPr>
          <w:sz w:val="24"/>
          <w:szCs w:val="24"/>
        </w:rPr>
        <w:t xml:space="preserve">Rysunek </w:t>
      </w:r>
      <w:r w:rsidRPr="00D635F6">
        <w:rPr>
          <w:sz w:val="24"/>
          <w:szCs w:val="24"/>
        </w:rPr>
        <w:fldChar w:fldCharType="begin"/>
      </w:r>
      <w:r w:rsidRPr="00D635F6">
        <w:rPr>
          <w:sz w:val="24"/>
          <w:szCs w:val="24"/>
        </w:rPr>
        <w:instrText xml:space="preserve"> SEQ Rysunek \* ARABIC </w:instrText>
      </w:r>
      <w:r w:rsidRPr="00D635F6">
        <w:rPr>
          <w:sz w:val="24"/>
          <w:szCs w:val="24"/>
        </w:rPr>
        <w:fldChar w:fldCharType="separate"/>
      </w:r>
      <w:r w:rsidR="00C31C93">
        <w:rPr>
          <w:noProof/>
          <w:sz w:val="24"/>
          <w:szCs w:val="24"/>
        </w:rPr>
        <w:t>12</w:t>
      </w:r>
      <w:r w:rsidRPr="00D635F6">
        <w:rPr>
          <w:sz w:val="24"/>
          <w:szCs w:val="24"/>
        </w:rPr>
        <w:fldChar w:fldCharType="end"/>
      </w:r>
      <w:r w:rsidRPr="00D635F6">
        <w:rPr>
          <w:sz w:val="24"/>
          <w:szCs w:val="24"/>
        </w:rPr>
        <w:t xml:space="preserve"> Komenda umożliwiająca wygenerowanie modeli domenowych</w:t>
      </w:r>
      <w:bookmarkEnd w:id="94"/>
    </w:p>
    <w:p w14:paraId="3DB4FE44" w14:textId="5E291932" w:rsidR="00A9557D" w:rsidRDefault="00D635F6" w:rsidP="008679B6">
      <w:pPr>
        <w:pStyle w:val="Tekstpodstawowy"/>
        <w:spacing w:line="360" w:lineRule="auto"/>
        <w:jc w:val="both"/>
      </w:pPr>
      <w:r>
        <w:t>Po wygenerowaniu modeli domenowych do projektu zostanie dodany folder o nazwie Models, który będzie mieścił wszystkie modele oraz konfigurację kontekstu bazy danych wygenerowanego przez Entity Framework Core</w:t>
      </w:r>
      <w:r w:rsidR="004D7AB8">
        <w:t>.</w:t>
      </w:r>
    </w:p>
    <w:p w14:paraId="343F1DE8" w14:textId="77777777" w:rsidR="00D816AA" w:rsidRDefault="00D816AA" w:rsidP="005303FF">
      <w:pPr>
        <w:keepNext/>
        <w:jc w:val="both"/>
      </w:pPr>
      <w:r>
        <w:rPr>
          <w:noProof/>
        </w:rPr>
        <w:lastRenderedPageBreak/>
        <w:drawing>
          <wp:inline distT="0" distB="0" distL="0" distR="0" wp14:anchorId="0A15E072" wp14:editId="07236491">
            <wp:extent cx="1575339" cy="2622697"/>
            <wp:effectExtent l="0" t="0" r="6350" b="635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96312" cy="2657614"/>
                    </a:xfrm>
                    <a:prstGeom prst="rect">
                      <a:avLst/>
                    </a:prstGeom>
                    <a:noFill/>
                    <a:ln>
                      <a:noFill/>
                    </a:ln>
                  </pic:spPr>
                </pic:pic>
              </a:graphicData>
            </a:graphic>
          </wp:inline>
        </w:drawing>
      </w:r>
    </w:p>
    <w:p w14:paraId="50249099" w14:textId="4ABA9604" w:rsidR="004D7AB8" w:rsidRPr="005303F1" w:rsidRDefault="00D816AA" w:rsidP="005303F1">
      <w:pPr>
        <w:pStyle w:val="Legenda"/>
        <w:spacing w:line="360" w:lineRule="auto"/>
        <w:jc w:val="both"/>
        <w:rPr>
          <w:sz w:val="24"/>
          <w:szCs w:val="24"/>
        </w:rPr>
      </w:pPr>
      <w:bookmarkStart w:id="95" w:name="_Toc29377066"/>
      <w:r w:rsidRPr="00D816AA">
        <w:rPr>
          <w:sz w:val="24"/>
          <w:szCs w:val="24"/>
        </w:rPr>
        <w:t xml:space="preserve">Rysunek </w:t>
      </w:r>
      <w:r w:rsidRPr="00D816AA">
        <w:rPr>
          <w:sz w:val="24"/>
          <w:szCs w:val="24"/>
        </w:rPr>
        <w:fldChar w:fldCharType="begin"/>
      </w:r>
      <w:r w:rsidRPr="00D816AA">
        <w:rPr>
          <w:sz w:val="24"/>
          <w:szCs w:val="24"/>
        </w:rPr>
        <w:instrText xml:space="preserve"> SEQ Rysunek \* ARABIC </w:instrText>
      </w:r>
      <w:r w:rsidRPr="00D816AA">
        <w:rPr>
          <w:sz w:val="24"/>
          <w:szCs w:val="24"/>
        </w:rPr>
        <w:fldChar w:fldCharType="separate"/>
      </w:r>
      <w:r w:rsidR="00C31C93">
        <w:rPr>
          <w:noProof/>
          <w:sz w:val="24"/>
          <w:szCs w:val="24"/>
        </w:rPr>
        <w:t>13</w:t>
      </w:r>
      <w:r w:rsidRPr="00D816AA">
        <w:rPr>
          <w:sz w:val="24"/>
          <w:szCs w:val="24"/>
        </w:rPr>
        <w:fldChar w:fldCharType="end"/>
      </w:r>
      <w:r w:rsidRPr="00D816AA">
        <w:rPr>
          <w:sz w:val="24"/>
          <w:szCs w:val="24"/>
        </w:rPr>
        <w:t xml:space="preserve"> Ilustracja zawartości folderu Models, który mieści wygenerowane modele przez Entity Framework Core</w:t>
      </w:r>
      <w:bookmarkEnd w:id="95"/>
    </w:p>
    <w:p w14:paraId="52337B48" w14:textId="6650DEA1" w:rsidR="00561C0A" w:rsidRDefault="004D7AB8" w:rsidP="005303FF">
      <w:pPr>
        <w:spacing w:line="360" w:lineRule="auto"/>
        <w:ind w:firstLine="709"/>
        <w:jc w:val="both"/>
      </w:pPr>
      <w:r>
        <w:t>Zgodnie z przedstawionym modelem na poniższym rysunku</w:t>
      </w:r>
      <w:r w:rsidR="00561C0A">
        <w:t xml:space="preserve"> model jest klasą składającą się z właściwości odpowiadającym atrybutom w bazie danych – Entity Framework Core sprawia, że nazwy zmiennych i typy są zachowane lub przybliżone do tych właściwych językowi programowania, na przykład typ varchar jest zmieniany w typ C# string. Ponadto poprzez typ ICollection tworzą się wiązania z innymi tabelami na podstawie r</w:t>
      </w:r>
      <w:r w:rsidR="009E734F">
        <w:t>e</w:t>
      </w:r>
      <w:r w:rsidR="00561C0A">
        <w:t>lacji poprzez klucze główne i obce w bazie danych.</w:t>
      </w:r>
    </w:p>
    <w:p w14:paraId="79BD0DFE" w14:textId="77777777" w:rsidR="00D044C1" w:rsidRDefault="00D044C1" w:rsidP="005303FF">
      <w:pPr>
        <w:keepNext/>
        <w:jc w:val="both"/>
      </w:pPr>
      <w:r>
        <w:rPr>
          <w:noProof/>
        </w:rPr>
        <w:drawing>
          <wp:inline distT="0" distB="0" distL="0" distR="0" wp14:anchorId="68225457" wp14:editId="329CDD0B">
            <wp:extent cx="3231195" cy="3160643"/>
            <wp:effectExtent l="0" t="0" r="7620" b="190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3898" cy="3192632"/>
                    </a:xfrm>
                    <a:prstGeom prst="rect">
                      <a:avLst/>
                    </a:prstGeom>
                    <a:noFill/>
                    <a:ln>
                      <a:noFill/>
                    </a:ln>
                  </pic:spPr>
                </pic:pic>
              </a:graphicData>
            </a:graphic>
          </wp:inline>
        </w:drawing>
      </w:r>
    </w:p>
    <w:p w14:paraId="4CF40BD0" w14:textId="67C9DA1F" w:rsidR="007C4EC8" w:rsidRPr="004D7AB8" w:rsidRDefault="00D044C1" w:rsidP="005303F1">
      <w:pPr>
        <w:pStyle w:val="Legenda"/>
        <w:spacing w:line="360" w:lineRule="auto"/>
        <w:jc w:val="both"/>
        <w:rPr>
          <w:sz w:val="24"/>
          <w:szCs w:val="24"/>
        </w:rPr>
      </w:pPr>
      <w:bookmarkStart w:id="96" w:name="_Toc29377067"/>
      <w:r w:rsidRPr="00D044C1">
        <w:rPr>
          <w:sz w:val="24"/>
          <w:szCs w:val="24"/>
        </w:rPr>
        <w:t xml:space="preserve">Rysunek </w:t>
      </w:r>
      <w:r w:rsidRPr="00D044C1">
        <w:rPr>
          <w:sz w:val="24"/>
          <w:szCs w:val="24"/>
        </w:rPr>
        <w:fldChar w:fldCharType="begin"/>
      </w:r>
      <w:r w:rsidRPr="00D044C1">
        <w:rPr>
          <w:sz w:val="24"/>
          <w:szCs w:val="24"/>
        </w:rPr>
        <w:instrText xml:space="preserve"> SEQ Rysunek \* ARABIC </w:instrText>
      </w:r>
      <w:r w:rsidRPr="00D044C1">
        <w:rPr>
          <w:sz w:val="24"/>
          <w:szCs w:val="24"/>
        </w:rPr>
        <w:fldChar w:fldCharType="separate"/>
      </w:r>
      <w:r w:rsidR="00C31C93">
        <w:rPr>
          <w:noProof/>
          <w:sz w:val="24"/>
          <w:szCs w:val="24"/>
        </w:rPr>
        <w:t>14</w:t>
      </w:r>
      <w:r w:rsidRPr="00D044C1">
        <w:rPr>
          <w:sz w:val="24"/>
          <w:szCs w:val="24"/>
        </w:rPr>
        <w:fldChar w:fldCharType="end"/>
      </w:r>
      <w:r w:rsidRPr="00D044C1">
        <w:rPr>
          <w:sz w:val="24"/>
          <w:szCs w:val="24"/>
        </w:rPr>
        <w:t xml:space="preserve"> Model wpisu jako przykładowy model </w:t>
      </w:r>
      <w:r w:rsidRPr="00D044C1">
        <w:rPr>
          <w:noProof/>
          <w:sz w:val="24"/>
          <w:szCs w:val="24"/>
        </w:rPr>
        <w:t>wygenerowany przez EF Core</w:t>
      </w:r>
      <w:bookmarkEnd w:id="96"/>
    </w:p>
    <w:p w14:paraId="6EF34222" w14:textId="2D051EAA" w:rsidR="00FD0324" w:rsidRPr="00561C0A" w:rsidRDefault="008679B6" w:rsidP="005303FF">
      <w:pPr>
        <w:pStyle w:val="Nagwek1"/>
        <w:jc w:val="both"/>
      </w:pPr>
      <w:bookmarkStart w:id="97" w:name="_Toc29673480"/>
      <w:r>
        <w:t>3</w:t>
      </w:r>
      <w:r w:rsidR="00FD0324" w:rsidRPr="00561C0A">
        <w:t>.</w:t>
      </w:r>
      <w:r>
        <w:t>2</w:t>
      </w:r>
      <w:r w:rsidR="00FD0324" w:rsidRPr="00561C0A">
        <w:t xml:space="preserve">. </w:t>
      </w:r>
      <w:r w:rsidR="00CC7840" w:rsidRPr="00561C0A">
        <w:t>Projektowanie i tworzenie</w:t>
      </w:r>
      <w:r w:rsidR="00FD0324" w:rsidRPr="00561C0A">
        <w:t xml:space="preserve"> REST API</w:t>
      </w:r>
      <w:bookmarkEnd w:id="97"/>
    </w:p>
    <w:p w14:paraId="053D1568" w14:textId="21001DBC" w:rsidR="00E32813" w:rsidRDefault="00BD64DC" w:rsidP="005303FF">
      <w:pPr>
        <w:pStyle w:val="Tekstpodstawowy"/>
        <w:spacing w:line="360" w:lineRule="auto"/>
        <w:ind w:firstLine="709"/>
        <w:jc w:val="both"/>
      </w:pPr>
      <w:r>
        <w:t xml:space="preserve">Każde API </w:t>
      </w:r>
      <w:r w:rsidR="00B17F1B">
        <w:t>ma</w:t>
      </w:r>
      <w:r>
        <w:t xml:space="preserve"> swoisty</w:t>
      </w:r>
      <w:r w:rsidR="00B17F1B">
        <w:t xml:space="preserve"> most</w:t>
      </w:r>
      <w:r>
        <w:t xml:space="preserve"> zwany kontrolerem, któr</w:t>
      </w:r>
      <w:r w:rsidR="00A1136D">
        <w:t>y</w:t>
      </w:r>
      <w:r>
        <w:t xml:space="preserve"> </w:t>
      </w:r>
      <w:r w:rsidR="00AE34F6">
        <w:t>składa się z</w:t>
      </w:r>
      <w:r>
        <w:t xml:space="preserve"> metod</w:t>
      </w:r>
      <w:r w:rsidR="00AE34F6">
        <w:t xml:space="preserve"> </w:t>
      </w:r>
      <w:r w:rsidR="00AE34F6">
        <w:lastRenderedPageBreak/>
        <w:t xml:space="preserve">odpowiedzialnych za </w:t>
      </w:r>
      <w:r w:rsidR="00A1136D">
        <w:t>wczytywanie</w:t>
      </w:r>
      <w:r w:rsidR="00AE34F6">
        <w:t xml:space="preserve"> </w:t>
      </w:r>
      <w:r w:rsidR="00B17F1B">
        <w:t>żądań HTTP</w:t>
      </w:r>
      <w:r w:rsidR="00AE34F6">
        <w:t xml:space="preserve"> i wysyłanie odpowiedzi</w:t>
      </w:r>
      <w:r w:rsidR="0072512D">
        <w:t xml:space="preserve"> do klienta</w:t>
      </w:r>
      <w:r w:rsidR="00B17F1B">
        <w:rPr>
          <w:rStyle w:val="Odwoanieprzypisudolnego"/>
        </w:rPr>
        <w:footnoteReference w:id="58"/>
      </w:r>
      <w:r>
        <w:t>. Najczęściej wykorzystywanymi metodami</w:t>
      </w:r>
      <w:r w:rsidR="0072512D">
        <w:t xml:space="preserve"> HTTP</w:t>
      </w:r>
      <w:r>
        <w:t xml:space="preserve"> w tworzonym</w:t>
      </w:r>
      <w:r w:rsidR="0072512D">
        <w:t xml:space="preserve"> REST</w:t>
      </w:r>
      <w:r>
        <w:t xml:space="preserve"> API </w:t>
      </w:r>
      <w:r w:rsidR="00B17F1B">
        <w:t>są</w:t>
      </w:r>
      <w:r>
        <w:t xml:space="preserve"> GET, POST, PUT i DELETE.</w:t>
      </w:r>
      <w:r w:rsidR="00A1136D">
        <w:t xml:space="preserve"> </w:t>
      </w:r>
      <w:r w:rsidR="00AE34F6">
        <w:t>REST API bezpośrednio współdziała z warstwą dostępu do danych</w:t>
      </w:r>
      <w:r w:rsidR="00437D73">
        <w:t>, która</w:t>
      </w:r>
      <w:r w:rsidR="00AE34F6">
        <w:t xml:space="preserve"> jest odpowiedzialna za</w:t>
      </w:r>
      <w:r w:rsidR="0072512D">
        <w:t xml:space="preserve"> implementację</w:t>
      </w:r>
      <w:r w:rsidR="00AE34F6">
        <w:t xml:space="preserve"> funkcjonalności d</w:t>
      </w:r>
      <w:r w:rsidR="0072512D">
        <w:t>ostępu do danych i przekazywanie</w:t>
      </w:r>
      <w:r w:rsidR="00AE34F6">
        <w:t xml:space="preserve"> obiektó</w:t>
      </w:r>
      <w:r w:rsidR="00AE34F6">
        <w:fldChar w:fldCharType="begin"/>
      </w:r>
      <w:r w:rsidR="00AE34F6">
        <w:instrText xml:space="preserve"> LISTNUM </w:instrText>
      </w:r>
      <w:r w:rsidR="00AE34F6">
        <w:fldChar w:fldCharType="end">
          <w:numberingChange w:id="99" w:author="Dariusz Kralewski" w:date="2020-01-08T14:35:00Z" w:original=""/>
        </w:fldChar>
      </w:r>
      <w:r w:rsidR="00AE34F6">
        <w:t xml:space="preserve">w biznesowych. </w:t>
      </w:r>
      <w:r w:rsidR="00E13F50">
        <w:t>Dobrą praktyką podczas projektowania API jest separacja odpowiedzialności</w:t>
      </w:r>
      <w:r w:rsidR="003D6636">
        <w:t xml:space="preserve"> </w:t>
      </w:r>
      <w:r w:rsidR="00E13F50">
        <w:t>zalet</w:t>
      </w:r>
      <w:r w:rsidR="00E91B27">
        <w:t>ami</w:t>
      </w:r>
      <w:r w:rsidR="003D6636">
        <w:t xml:space="preserve"> której</w:t>
      </w:r>
      <w:r w:rsidR="00E13F50">
        <w:t xml:space="preserve"> jest ułatwienie testowania</w:t>
      </w:r>
      <w:r w:rsidR="00E91B27">
        <w:t xml:space="preserve"> oraz obniżenie </w:t>
      </w:r>
      <w:proofErr w:type="gramStart"/>
      <w:r w:rsidR="00E91B27">
        <w:t>skomplikowania  implementacji</w:t>
      </w:r>
      <w:proofErr w:type="gramEnd"/>
      <w:r w:rsidR="00E91B27">
        <w:t xml:space="preserve"> komponentów systemu</w:t>
      </w:r>
      <w:r w:rsidR="00E13F50">
        <w:t xml:space="preserve">. </w:t>
      </w:r>
      <w:r w:rsidR="000A20B2">
        <w:t>Zgodnie z tym</w:t>
      </w:r>
      <w:r w:rsidR="00E13F50">
        <w:t xml:space="preserve"> </w:t>
      </w:r>
      <w:r w:rsidR="000A20B2">
        <w:t xml:space="preserve">podejściem </w:t>
      </w:r>
      <w:r w:rsidR="00E13F50">
        <w:t>kontrolery powinny wiedzieć</w:t>
      </w:r>
      <w:r w:rsidR="00C93604">
        <w:t xml:space="preserve"> wyłącznie</w:t>
      </w:r>
      <w:r w:rsidR="00E13F50">
        <w:t xml:space="preserve"> o zawartości warstwy </w:t>
      </w:r>
      <w:r w:rsidR="00C93604">
        <w:t>serwisów lub repozytoriów.</w:t>
      </w:r>
    </w:p>
    <w:tbl>
      <w:tblPr>
        <w:tblStyle w:val="Tabela-Siatka"/>
        <w:tblW w:w="0" w:type="auto"/>
        <w:tblLook w:val="04A0" w:firstRow="1" w:lastRow="0" w:firstColumn="1" w:lastColumn="0" w:noHBand="0" w:noVBand="1"/>
      </w:tblPr>
      <w:tblGrid>
        <w:gridCol w:w="3923"/>
        <w:gridCol w:w="5139"/>
      </w:tblGrid>
      <w:tr w:rsidR="00CD7BD9" w14:paraId="056D2F8A" w14:textId="77777777" w:rsidTr="000D4A50">
        <w:tc>
          <w:tcPr>
            <w:tcW w:w="3923" w:type="dxa"/>
            <w:shd w:val="clear" w:color="auto" w:fill="E7E6E6" w:themeFill="background2"/>
          </w:tcPr>
          <w:p w14:paraId="4041C535" w14:textId="44670D88" w:rsidR="00CD7BD9" w:rsidRDefault="00CD7BD9" w:rsidP="005303FF">
            <w:pPr>
              <w:pStyle w:val="Tekstpodstawowy"/>
              <w:spacing w:line="360" w:lineRule="auto"/>
              <w:jc w:val="both"/>
              <w:rPr>
                <w:lang w:val="en-US"/>
              </w:rPr>
            </w:pPr>
            <w:r>
              <w:rPr>
                <w:lang w:val="en-US"/>
              </w:rPr>
              <w:t>Nazwa</w:t>
            </w:r>
          </w:p>
        </w:tc>
        <w:tc>
          <w:tcPr>
            <w:tcW w:w="5139" w:type="dxa"/>
            <w:shd w:val="clear" w:color="auto" w:fill="E7E6E6" w:themeFill="background2"/>
          </w:tcPr>
          <w:p w14:paraId="36376011" w14:textId="175709D4" w:rsidR="00CD7BD9" w:rsidRDefault="00CD7BD9" w:rsidP="005303FF">
            <w:pPr>
              <w:pStyle w:val="Tekstpodstawowy"/>
              <w:spacing w:line="360" w:lineRule="auto"/>
              <w:jc w:val="both"/>
              <w:rPr>
                <w:lang w:val="en-US"/>
              </w:rPr>
            </w:pPr>
            <w:r>
              <w:rPr>
                <w:lang w:val="en-US"/>
              </w:rPr>
              <w:t>Opis</w:t>
            </w:r>
          </w:p>
        </w:tc>
      </w:tr>
      <w:tr w:rsidR="00CD7BD9" w14:paraId="57E0BCD9" w14:textId="77777777" w:rsidTr="000D4A50">
        <w:tc>
          <w:tcPr>
            <w:tcW w:w="3923" w:type="dxa"/>
          </w:tcPr>
          <w:p w14:paraId="48C57FEC" w14:textId="634B325C" w:rsidR="00CD7BD9" w:rsidRDefault="00CD7BD9" w:rsidP="005303FF">
            <w:pPr>
              <w:pStyle w:val="Tekstpodstawowy"/>
              <w:spacing w:line="360" w:lineRule="auto"/>
              <w:jc w:val="both"/>
              <w:rPr>
                <w:lang w:val="en-US"/>
              </w:rPr>
            </w:pPr>
            <w:r>
              <w:rPr>
                <w:lang w:val="en-US"/>
              </w:rPr>
              <w:t>AuthController</w:t>
            </w:r>
          </w:p>
        </w:tc>
        <w:tc>
          <w:tcPr>
            <w:tcW w:w="5139" w:type="dxa"/>
          </w:tcPr>
          <w:p w14:paraId="5BC962D0" w14:textId="01302F67" w:rsidR="00CD7BD9" w:rsidRPr="000D4A50" w:rsidRDefault="000D4A50" w:rsidP="005303FF">
            <w:pPr>
              <w:pStyle w:val="Tekstpodstawowy"/>
              <w:spacing w:line="360" w:lineRule="auto"/>
              <w:jc w:val="both"/>
            </w:pPr>
            <w:r w:rsidRPr="000D4A50">
              <w:t xml:space="preserve">Składa się z metod do uwierzytelniania i </w:t>
            </w:r>
            <w:r>
              <w:t>autoryzacji</w:t>
            </w:r>
            <w:r w:rsidRPr="000D4A50">
              <w:t xml:space="preserve"> </w:t>
            </w:r>
            <w:r>
              <w:t>użytkowników</w:t>
            </w:r>
          </w:p>
        </w:tc>
      </w:tr>
      <w:tr w:rsidR="00CD7BD9" w14:paraId="5024F04C" w14:textId="77777777" w:rsidTr="000D4A50">
        <w:tc>
          <w:tcPr>
            <w:tcW w:w="3923" w:type="dxa"/>
          </w:tcPr>
          <w:p w14:paraId="63B9B143" w14:textId="13309757" w:rsidR="00CD7BD9" w:rsidRDefault="000D4A50" w:rsidP="005303FF">
            <w:pPr>
              <w:pStyle w:val="Tekstpodstawowy"/>
              <w:spacing w:line="360" w:lineRule="auto"/>
              <w:jc w:val="both"/>
              <w:rPr>
                <w:lang w:val="en-US"/>
              </w:rPr>
            </w:pPr>
            <w:r>
              <w:rPr>
                <w:lang w:val="en-US"/>
              </w:rPr>
              <w:t>ChatController</w:t>
            </w:r>
          </w:p>
        </w:tc>
        <w:tc>
          <w:tcPr>
            <w:tcW w:w="5139" w:type="dxa"/>
          </w:tcPr>
          <w:p w14:paraId="65D24EC6" w14:textId="5BEC5677" w:rsidR="00CD7BD9" w:rsidRPr="00DD0B7F" w:rsidRDefault="000D4A50" w:rsidP="005303FF">
            <w:pPr>
              <w:pStyle w:val="Tekstpodstawowy"/>
              <w:spacing w:line="360" w:lineRule="auto"/>
              <w:jc w:val="both"/>
              <w:rPr>
                <w:rPrChange w:id="100" w:author="Dariusz Kralewski" w:date="2020-01-08T14:35:00Z">
                  <w:rPr>
                    <w:lang w:val="en-US"/>
                  </w:rPr>
                </w:rPrChange>
              </w:rPr>
            </w:pPr>
            <w:r w:rsidRPr="00DD0B7F">
              <w:rPr>
                <w:rPrChange w:id="101" w:author="Dariusz Kralewski" w:date="2020-01-08T14:35:00Z">
                  <w:rPr>
                    <w:lang w:val="en-US"/>
                  </w:rPr>
                </w:rPrChange>
              </w:rPr>
              <w:t>Składa się z metod do zarządzania wiadomościami dialogów</w:t>
            </w:r>
          </w:p>
        </w:tc>
      </w:tr>
      <w:tr w:rsidR="00CD7BD9" w14:paraId="19A44602" w14:textId="77777777" w:rsidTr="000D4A50">
        <w:tc>
          <w:tcPr>
            <w:tcW w:w="3923" w:type="dxa"/>
          </w:tcPr>
          <w:p w14:paraId="342382CE" w14:textId="0774ABEB" w:rsidR="00CD7BD9" w:rsidRDefault="000D4A50" w:rsidP="005303FF">
            <w:pPr>
              <w:pStyle w:val="Tekstpodstawowy"/>
              <w:spacing w:line="360" w:lineRule="auto"/>
              <w:jc w:val="both"/>
              <w:rPr>
                <w:lang w:val="en-US"/>
              </w:rPr>
            </w:pPr>
            <w:r>
              <w:rPr>
                <w:lang w:val="en-US"/>
              </w:rPr>
              <w:t>EventAdminsController</w:t>
            </w:r>
          </w:p>
        </w:tc>
        <w:tc>
          <w:tcPr>
            <w:tcW w:w="5139" w:type="dxa"/>
          </w:tcPr>
          <w:p w14:paraId="515DE197" w14:textId="16B3B71B" w:rsidR="00CD7BD9" w:rsidRPr="00DD0B7F" w:rsidRDefault="000D4A50" w:rsidP="005303FF">
            <w:pPr>
              <w:pStyle w:val="Tekstpodstawowy"/>
              <w:spacing w:line="360" w:lineRule="auto"/>
              <w:jc w:val="both"/>
              <w:rPr>
                <w:rPrChange w:id="102" w:author="Dariusz Kralewski" w:date="2020-01-08T14:35:00Z">
                  <w:rPr>
                    <w:lang w:val="en-US"/>
                  </w:rPr>
                </w:rPrChange>
              </w:rPr>
            </w:pPr>
            <w:r w:rsidRPr="00DD0B7F">
              <w:rPr>
                <w:rPrChange w:id="103" w:author="Dariusz Kralewski" w:date="2020-01-08T14:35:00Z">
                  <w:rPr>
                    <w:lang w:val="en-US"/>
                  </w:rPr>
                </w:rPrChange>
              </w:rPr>
              <w:t>Składa się z metod do zarządzania administratorami wydarzeń</w:t>
            </w:r>
          </w:p>
        </w:tc>
      </w:tr>
      <w:tr w:rsidR="00CD7BD9" w14:paraId="578B38CE" w14:textId="77777777" w:rsidTr="000D4A50">
        <w:tc>
          <w:tcPr>
            <w:tcW w:w="3923" w:type="dxa"/>
          </w:tcPr>
          <w:p w14:paraId="4E1E80A2" w14:textId="43318759" w:rsidR="00CD7BD9" w:rsidRDefault="000D4A50" w:rsidP="005303FF">
            <w:pPr>
              <w:pStyle w:val="Tekstpodstawowy"/>
              <w:spacing w:line="360" w:lineRule="auto"/>
              <w:jc w:val="both"/>
              <w:rPr>
                <w:lang w:val="en-US"/>
              </w:rPr>
            </w:pPr>
            <w:r>
              <w:rPr>
                <w:lang w:val="en-US"/>
              </w:rPr>
              <w:t>EventController</w:t>
            </w:r>
          </w:p>
        </w:tc>
        <w:tc>
          <w:tcPr>
            <w:tcW w:w="5139" w:type="dxa"/>
          </w:tcPr>
          <w:p w14:paraId="0339B2C1" w14:textId="38D866EF" w:rsidR="00CD7BD9" w:rsidRPr="00DD0B7F" w:rsidRDefault="000D4A50" w:rsidP="005303FF">
            <w:pPr>
              <w:pStyle w:val="Tekstpodstawowy"/>
              <w:spacing w:line="360" w:lineRule="auto"/>
              <w:jc w:val="both"/>
              <w:rPr>
                <w:rPrChange w:id="104" w:author="Dariusz Kralewski" w:date="2020-01-08T14:35:00Z">
                  <w:rPr>
                    <w:lang w:val="en-US"/>
                  </w:rPr>
                </w:rPrChange>
              </w:rPr>
            </w:pPr>
            <w:r w:rsidRPr="00DD0B7F">
              <w:rPr>
                <w:rPrChange w:id="105" w:author="Dariusz Kralewski" w:date="2020-01-08T14:35:00Z">
                  <w:rPr>
                    <w:lang w:val="en-US"/>
                  </w:rPr>
                </w:rPrChange>
              </w:rPr>
              <w:t>Składa się z metod do zarządzania wydarzenia</w:t>
            </w:r>
            <w:r w:rsidR="003D6636" w:rsidRPr="00DD0B7F">
              <w:rPr>
                <w:rPrChange w:id="106" w:author="Dariusz Kralewski" w:date="2020-01-08T14:35:00Z">
                  <w:rPr>
                    <w:lang w:val="en-US"/>
                  </w:rPr>
                </w:rPrChange>
              </w:rPr>
              <w:t>mi</w:t>
            </w:r>
          </w:p>
        </w:tc>
      </w:tr>
      <w:tr w:rsidR="003D6636" w14:paraId="05E65485" w14:textId="77777777" w:rsidTr="000D4A50">
        <w:tc>
          <w:tcPr>
            <w:tcW w:w="3923" w:type="dxa"/>
          </w:tcPr>
          <w:p w14:paraId="2F287716" w14:textId="741CB757" w:rsidR="003D6636" w:rsidRDefault="003D6636" w:rsidP="005303FF">
            <w:pPr>
              <w:pStyle w:val="Tekstpodstawowy"/>
              <w:spacing w:line="360" w:lineRule="auto"/>
              <w:jc w:val="both"/>
              <w:rPr>
                <w:lang w:val="en-US"/>
              </w:rPr>
            </w:pPr>
            <w:r>
              <w:rPr>
                <w:lang w:val="en-US"/>
              </w:rPr>
              <w:t>EventDataController</w:t>
            </w:r>
          </w:p>
        </w:tc>
        <w:tc>
          <w:tcPr>
            <w:tcW w:w="5139" w:type="dxa"/>
          </w:tcPr>
          <w:p w14:paraId="3E6D65C7" w14:textId="17003480" w:rsidR="003D6636" w:rsidRPr="00DD0B7F" w:rsidRDefault="003D6636" w:rsidP="005303FF">
            <w:pPr>
              <w:pStyle w:val="Tekstpodstawowy"/>
              <w:spacing w:line="360" w:lineRule="auto"/>
              <w:jc w:val="both"/>
              <w:rPr>
                <w:rPrChange w:id="107" w:author="Dariusz Kralewski" w:date="2020-01-08T14:35:00Z">
                  <w:rPr>
                    <w:lang w:val="en-US"/>
                  </w:rPr>
                </w:rPrChange>
              </w:rPr>
            </w:pPr>
            <w:r w:rsidRPr="00DD0B7F">
              <w:rPr>
                <w:rPrChange w:id="108" w:author="Dariusz Kralewski" w:date="2020-01-08T14:35:00Z">
                  <w:rPr>
                    <w:lang w:val="en-US"/>
                  </w:rPr>
                </w:rPrChange>
              </w:rPr>
              <w:t>Składa się z metod do zarządzania danymi wydarzenia</w:t>
            </w:r>
          </w:p>
        </w:tc>
      </w:tr>
      <w:tr w:rsidR="003D6636" w14:paraId="3984EE6D" w14:textId="77777777" w:rsidTr="000D4A50">
        <w:tc>
          <w:tcPr>
            <w:tcW w:w="3923" w:type="dxa"/>
          </w:tcPr>
          <w:p w14:paraId="130F1480" w14:textId="6276734D" w:rsidR="003D6636" w:rsidRDefault="003D6636" w:rsidP="005303FF">
            <w:pPr>
              <w:pStyle w:val="Tekstpodstawowy"/>
              <w:spacing w:line="360" w:lineRule="auto"/>
              <w:jc w:val="both"/>
              <w:rPr>
                <w:lang w:val="en-US"/>
              </w:rPr>
            </w:pPr>
            <w:r>
              <w:rPr>
                <w:lang w:val="en-US"/>
              </w:rPr>
              <w:t>EventParticipantController</w:t>
            </w:r>
          </w:p>
        </w:tc>
        <w:tc>
          <w:tcPr>
            <w:tcW w:w="5139" w:type="dxa"/>
          </w:tcPr>
          <w:p w14:paraId="44923EED" w14:textId="759C632B" w:rsidR="003D6636" w:rsidRPr="00DD0B7F" w:rsidRDefault="003D6636" w:rsidP="005303FF">
            <w:pPr>
              <w:pStyle w:val="Tekstpodstawowy"/>
              <w:spacing w:line="360" w:lineRule="auto"/>
              <w:jc w:val="both"/>
              <w:rPr>
                <w:rPrChange w:id="109" w:author="Dariusz Kralewski" w:date="2020-01-08T14:35:00Z">
                  <w:rPr>
                    <w:lang w:val="en-US"/>
                  </w:rPr>
                </w:rPrChange>
              </w:rPr>
            </w:pPr>
            <w:r w:rsidRPr="00DD0B7F">
              <w:rPr>
                <w:rPrChange w:id="110" w:author="Dariusz Kralewski" w:date="2020-01-08T14:35:00Z">
                  <w:rPr>
                    <w:lang w:val="en-US"/>
                  </w:rPr>
                </w:rPrChange>
              </w:rPr>
              <w:t>Składa się z metod do zarządzania uczestnikami wydarzenia</w:t>
            </w:r>
          </w:p>
        </w:tc>
      </w:tr>
      <w:tr w:rsidR="003D6636" w14:paraId="259065BB" w14:textId="77777777" w:rsidTr="000D4A50">
        <w:trPr>
          <w:trHeight w:val="391"/>
        </w:trPr>
        <w:tc>
          <w:tcPr>
            <w:tcW w:w="3923" w:type="dxa"/>
          </w:tcPr>
          <w:p w14:paraId="5B7FC26B" w14:textId="7C76E04D" w:rsidR="003D6636" w:rsidRDefault="003D6636" w:rsidP="005303FF">
            <w:pPr>
              <w:pStyle w:val="Tekstpodstawowy"/>
              <w:spacing w:line="360" w:lineRule="auto"/>
              <w:jc w:val="both"/>
              <w:rPr>
                <w:lang w:val="en-US"/>
              </w:rPr>
            </w:pPr>
            <w:r>
              <w:rPr>
                <w:lang w:val="en-US"/>
              </w:rPr>
              <w:t>EventParticipationRequestController</w:t>
            </w:r>
          </w:p>
        </w:tc>
        <w:tc>
          <w:tcPr>
            <w:tcW w:w="5139" w:type="dxa"/>
          </w:tcPr>
          <w:p w14:paraId="4F525B96" w14:textId="558F3268" w:rsidR="003D6636" w:rsidRPr="00DD0B7F" w:rsidRDefault="003D6636" w:rsidP="005303FF">
            <w:pPr>
              <w:pStyle w:val="Tekstpodstawowy"/>
              <w:spacing w:line="360" w:lineRule="auto"/>
              <w:jc w:val="both"/>
              <w:rPr>
                <w:rPrChange w:id="111" w:author="Dariusz Kralewski" w:date="2020-01-08T14:35:00Z">
                  <w:rPr>
                    <w:lang w:val="en-US"/>
                  </w:rPr>
                </w:rPrChange>
              </w:rPr>
            </w:pPr>
            <w:r w:rsidRPr="00DD0B7F">
              <w:rPr>
                <w:rPrChange w:id="112" w:author="Dariusz Kralewski" w:date="2020-01-08T14:35:00Z">
                  <w:rPr>
                    <w:lang w:val="en-US"/>
                  </w:rPr>
                </w:rPrChange>
              </w:rPr>
              <w:t>Składa się z metod do zarządzania wnioskami o udział w wydarzeniu</w:t>
            </w:r>
          </w:p>
        </w:tc>
      </w:tr>
      <w:tr w:rsidR="003D6636" w14:paraId="4596A4C8" w14:textId="77777777" w:rsidTr="000D4A50">
        <w:trPr>
          <w:trHeight w:val="257"/>
        </w:trPr>
        <w:tc>
          <w:tcPr>
            <w:tcW w:w="3923" w:type="dxa"/>
          </w:tcPr>
          <w:p w14:paraId="56BA4CA0" w14:textId="1036DA25" w:rsidR="003D6636" w:rsidRDefault="003D6636" w:rsidP="005303FF">
            <w:pPr>
              <w:pStyle w:val="Tekstpodstawowy"/>
              <w:spacing w:line="360" w:lineRule="auto"/>
              <w:jc w:val="both"/>
              <w:rPr>
                <w:lang w:val="en-US"/>
              </w:rPr>
            </w:pPr>
            <w:r>
              <w:rPr>
                <w:lang w:val="en-US"/>
              </w:rPr>
              <w:t>EventPhotoController</w:t>
            </w:r>
          </w:p>
        </w:tc>
        <w:tc>
          <w:tcPr>
            <w:tcW w:w="5139" w:type="dxa"/>
          </w:tcPr>
          <w:p w14:paraId="441A7210" w14:textId="547C638D" w:rsidR="003D6636" w:rsidRPr="00DD0B7F" w:rsidRDefault="003D6636" w:rsidP="005303FF">
            <w:pPr>
              <w:pStyle w:val="Tekstpodstawowy"/>
              <w:spacing w:line="360" w:lineRule="auto"/>
              <w:jc w:val="both"/>
              <w:rPr>
                <w:rPrChange w:id="113" w:author="Dariusz Kralewski" w:date="2020-01-08T14:35:00Z">
                  <w:rPr>
                    <w:lang w:val="en-US"/>
                  </w:rPr>
                </w:rPrChange>
              </w:rPr>
            </w:pPr>
            <w:r w:rsidRPr="00DD0B7F">
              <w:rPr>
                <w:rPrChange w:id="114" w:author="Dariusz Kralewski" w:date="2020-01-08T14:35:00Z">
                  <w:rPr>
                    <w:lang w:val="en-US"/>
                  </w:rPr>
                </w:rPrChange>
              </w:rPr>
              <w:t>Składa się z metod do zarządzania obrazami wydarzenia</w:t>
            </w:r>
          </w:p>
        </w:tc>
      </w:tr>
      <w:tr w:rsidR="003D6636" w14:paraId="42F8ABB1" w14:textId="77777777" w:rsidTr="000D4A50">
        <w:trPr>
          <w:trHeight w:val="210"/>
        </w:trPr>
        <w:tc>
          <w:tcPr>
            <w:tcW w:w="3923" w:type="dxa"/>
          </w:tcPr>
          <w:p w14:paraId="38EDA6AF" w14:textId="3239B1BF" w:rsidR="003D6636" w:rsidRDefault="003D6636" w:rsidP="005303FF">
            <w:pPr>
              <w:pStyle w:val="Tekstpodstawowy"/>
              <w:spacing w:line="360" w:lineRule="auto"/>
              <w:jc w:val="both"/>
              <w:rPr>
                <w:lang w:val="en-US"/>
              </w:rPr>
            </w:pPr>
            <w:r>
              <w:rPr>
                <w:lang w:val="en-US"/>
              </w:rPr>
              <w:t>EventSearchController</w:t>
            </w:r>
          </w:p>
        </w:tc>
        <w:tc>
          <w:tcPr>
            <w:tcW w:w="5139" w:type="dxa"/>
          </w:tcPr>
          <w:p w14:paraId="1020520E" w14:textId="38B29DC2" w:rsidR="003D6636" w:rsidRPr="00DD0B7F" w:rsidRDefault="003D6636" w:rsidP="005303FF">
            <w:pPr>
              <w:pStyle w:val="Tekstpodstawowy"/>
              <w:spacing w:line="360" w:lineRule="auto"/>
              <w:jc w:val="both"/>
              <w:rPr>
                <w:rPrChange w:id="115" w:author="Dariusz Kralewski" w:date="2020-01-08T14:35:00Z">
                  <w:rPr>
                    <w:lang w:val="en-US"/>
                  </w:rPr>
                </w:rPrChange>
              </w:rPr>
            </w:pPr>
            <w:r w:rsidRPr="00DD0B7F">
              <w:rPr>
                <w:rPrChange w:id="116" w:author="Dariusz Kralewski" w:date="2020-01-08T14:35:00Z">
                  <w:rPr>
                    <w:lang w:val="en-US"/>
                  </w:rPr>
                </w:rPrChange>
              </w:rPr>
              <w:t>Składa się z metod do wyszukiwania wydarzeń</w:t>
            </w:r>
          </w:p>
        </w:tc>
      </w:tr>
      <w:tr w:rsidR="003D6636" w14:paraId="1296CBF0" w14:textId="77777777" w:rsidTr="000D4A50">
        <w:trPr>
          <w:trHeight w:val="302"/>
        </w:trPr>
        <w:tc>
          <w:tcPr>
            <w:tcW w:w="3923" w:type="dxa"/>
          </w:tcPr>
          <w:p w14:paraId="55690597" w14:textId="437EA493" w:rsidR="003D6636" w:rsidRDefault="003D6636" w:rsidP="005303FF">
            <w:pPr>
              <w:pStyle w:val="Tekstpodstawowy"/>
              <w:spacing w:line="360" w:lineRule="auto"/>
              <w:jc w:val="both"/>
              <w:rPr>
                <w:lang w:val="en-US"/>
              </w:rPr>
            </w:pPr>
            <w:r>
              <w:rPr>
                <w:lang w:val="en-US"/>
              </w:rPr>
              <w:t>FriendController</w:t>
            </w:r>
          </w:p>
        </w:tc>
        <w:tc>
          <w:tcPr>
            <w:tcW w:w="5139" w:type="dxa"/>
          </w:tcPr>
          <w:p w14:paraId="39086851" w14:textId="62BD1C80" w:rsidR="003D6636" w:rsidRPr="00DD0B7F" w:rsidRDefault="003D6636" w:rsidP="005303FF">
            <w:pPr>
              <w:pStyle w:val="Tekstpodstawowy"/>
              <w:spacing w:line="360" w:lineRule="auto"/>
              <w:jc w:val="both"/>
              <w:rPr>
                <w:rPrChange w:id="117" w:author="Dariusz Kralewski" w:date="2020-01-08T14:35:00Z">
                  <w:rPr>
                    <w:lang w:val="en-US"/>
                  </w:rPr>
                </w:rPrChange>
              </w:rPr>
            </w:pPr>
            <w:r w:rsidRPr="00DD0B7F">
              <w:rPr>
                <w:rPrChange w:id="118" w:author="Dariusz Kralewski" w:date="2020-01-08T14:35:00Z">
                  <w:rPr>
                    <w:lang w:val="en-US"/>
                  </w:rPr>
                </w:rPrChange>
              </w:rPr>
              <w:t>Składa się z metod do zarządzania znajomymi</w:t>
            </w:r>
          </w:p>
        </w:tc>
      </w:tr>
      <w:tr w:rsidR="003D6636" w14:paraId="4F93C7A1" w14:textId="77777777" w:rsidTr="000D4A50">
        <w:trPr>
          <w:trHeight w:val="67"/>
        </w:trPr>
        <w:tc>
          <w:tcPr>
            <w:tcW w:w="3923" w:type="dxa"/>
          </w:tcPr>
          <w:p w14:paraId="69D017F9" w14:textId="0697B983" w:rsidR="003D6636" w:rsidRDefault="003D6636" w:rsidP="005303FF">
            <w:pPr>
              <w:pStyle w:val="Tekstpodstawowy"/>
              <w:spacing w:line="360" w:lineRule="auto"/>
              <w:jc w:val="both"/>
              <w:rPr>
                <w:lang w:val="en-US"/>
              </w:rPr>
            </w:pPr>
            <w:r>
              <w:rPr>
                <w:lang w:val="en-US"/>
              </w:rPr>
              <w:t>FriendshipRecommendationController</w:t>
            </w:r>
          </w:p>
        </w:tc>
        <w:tc>
          <w:tcPr>
            <w:tcW w:w="5139" w:type="dxa"/>
          </w:tcPr>
          <w:p w14:paraId="6F34970D" w14:textId="315E830F" w:rsidR="003D6636" w:rsidRPr="00DD0B7F" w:rsidRDefault="003D6636" w:rsidP="005303FF">
            <w:pPr>
              <w:pStyle w:val="Tekstpodstawowy"/>
              <w:spacing w:line="360" w:lineRule="auto"/>
              <w:jc w:val="both"/>
              <w:rPr>
                <w:rPrChange w:id="119" w:author="Dariusz Kralewski" w:date="2020-01-08T14:35:00Z">
                  <w:rPr>
                    <w:lang w:val="en-US"/>
                  </w:rPr>
                </w:rPrChange>
              </w:rPr>
            </w:pPr>
            <w:r w:rsidRPr="00DD0B7F">
              <w:rPr>
                <w:rPrChange w:id="120" w:author="Dariusz Kralewski" w:date="2020-01-08T14:35:00Z">
                  <w:rPr>
                    <w:lang w:val="en-US"/>
                  </w:rPr>
                </w:rPrChange>
              </w:rPr>
              <w:t xml:space="preserve">Składa się z metod do zarządzania wnioskami o </w:t>
            </w:r>
            <w:r w:rsidRPr="00DD0B7F">
              <w:rPr>
                <w:rPrChange w:id="121" w:author="Dariusz Kralewski" w:date="2020-01-08T14:35:00Z">
                  <w:rPr>
                    <w:lang w:val="en-US"/>
                  </w:rPr>
                </w:rPrChange>
              </w:rPr>
              <w:lastRenderedPageBreak/>
              <w:t>dodanie do znajomych</w:t>
            </w:r>
          </w:p>
        </w:tc>
      </w:tr>
      <w:tr w:rsidR="003D6636" w14:paraId="5A215C6C" w14:textId="77777777" w:rsidTr="000D4A50">
        <w:trPr>
          <w:trHeight w:val="302"/>
        </w:trPr>
        <w:tc>
          <w:tcPr>
            <w:tcW w:w="3923" w:type="dxa"/>
          </w:tcPr>
          <w:p w14:paraId="0C84823E" w14:textId="413C92BD" w:rsidR="003D6636" w:rsidRDefault="003D6636" w:rsidP="005303FF">
            <w:pPr>
              <w:pStyle w:val="Tekstpodstawowy"/>
              <w:spacing w:line="360" w:lineRule="auto"/>
              <w:jc w:val="both"/>
              <w:rPr>
                <w:lang w:val="en-US"/>
              </w:rPr>
            </w:pPr>
            <w:r>
              <w:rPr>
                <w:lang w:val="en-US"/>
              </w:rPr>
              <w:t>PostCommentController</w:t>
            </w:r>
          </w:p>
        </w:tc>
        <w:tc>
          <w:tcPr>
            <w:tcW w:w="5139" w:type="dxa"/>
          </w:tcPr>
          <w:p w14:paraId="52852D22" w14:textId="36553DA0" w:rsidR="003D6636" w:rsidRPr="00DD0B7F" w:rsidRDefault="003D6636" w:rsidP="005303FF">
            <w:pPr>
              <w:pStyle w:val="Tekstpodstawowy"/>
              <w:spacing w:line="360" w:lineRule="auto"/>
              <w:jc w:val="both"/>
              <w:rPr>
                <w:rPrChange w:id="122" w:author="Dariusz Kralewski" w:date="2020-01-08T14:35:00Z">
                  <w:rPr>
                    <w:lang w:val="en-US"/>
                  </w:rPr>
                </w:rPrChange>
              </w:rPr>
            </w:pPr>
            <w:r w:rsidRPr="00DD0B7F">
              <w:rPr>
                <w:rPrChange w:id="123" w:author="Dariusz Kralewski" w:date="2020-01-08T14:35:00Z">
                  <w:rPr>
                    <w:lang w:val="en-US"/>
                  </w:rPr>
                </w:rPrChange>
              </w:rPr>
              <w:t>Składa się z metod do zarządzania komentarzami do wpisów</w:t>
            </w:r>
          </w:p>
        </w:tc>
      </w:tr>
      <w:tr w:rsidR="003D6636" w14:paraId="5994A9D9" w14:textId="77777777" w:rsidTr="000D4A50">
        <w:trPr>
          <w:trHeight w:val="335"/>
        </w:trPr>
        <w:tc>
          <w:tcPr>
            <w:tcW w:w="3923" w:type="dxa"/>
          </w:tcPr>
          <w:p w14:paraId="57850A31" w14:textId="1FA56290" w:rsidR="003D6636" w:rsidRDefault="003D6636" w:rsidP="005303FF">
            <w:pPr>
              <w:pStyle w:val="Tekstpodstawowy"/>
              <w:spacing w:line="360" w:lineRule="auto"/>
              <w:jc w:val="both"/>
              <w:rPr>
                <w:lang w:val="en-US"/>
              </w:rPr>
            </w:pPr>
            <w:r>
              <w:rPr>
                <w:lang w:val="en-US"/>
              </w:rPr>
              <w:t>PostController</w:t>
            </w:r>
          </w:p>
        </w:tc>
        <w:tc>
          <w:tcPr>
            <w:tcW w:w="5139" w:type="dxa"/>
          </w:tcPr>
          <w:p w14:paraId="25E4E793" w14:textId="325BD1C1" w:rsidR="003D6636" w:rsidRPr="00DD0B7F" w:rsidRDefault="003D6636" w:rsidP="005303FF">
            <w:pPr>
              <w:pStyle w:val="Tekstpodstawowy"/>
              <w:spacing w:line="360" w:lineRule="auto"/>
              <w:jc w:val="both"/>
              <w:rPr>
                <w:rPrChange w:id="124" w:author="Dariusz Kralewski" w:date="2020-01-08T14:35:00Z">
                  <w:rPr>
                    <w:lang w:val="en-US"/>
                  </w:rPr>
                </w:rPrChange>
              </w:rPr>
            </w:pPr>
            <w:r w:rsidRPr="00DD0B7F">
              <w:rPr>
                <w:rPrChange w:id="125" w:author="Dariusz Kralewski" w:date="2020-01-08T14:35:00Z">
                  <w:rPr>
                    <w:lang w:val="en-US"/>
                  </w:rPr>
                </w:rPrChange>
              </w:rPr>
              <w:t>Składa się z metod do zarządzania wpisami</w:t>
            </w:r>
          </w:p>
        </w:tc>
      </w:tr>
      <w:tr w:rsidR="003D6636" w14:paraId="52E49C59" w14:textId="77777777" w:rsidTr="000D4A50">
        <w:trPr>
          <w:trHeight w:val="212"/>
        </w:trPr>
        <w:tc>
          <w:tcPr>
            <w:tcW w:w="3923" w:type="dxa"/>
          </w:tcPr>
          <w:p w14:paraId="2AEBDBBE" w14:textId="71736D53" w:rsidR="003D6636" w:rsidRDefault="003D6636" w:rsidP="005303FF">
            <w:pPr>
              <w:pStyle w:val="Tekstpodstawowy"/>
              <w:spacing w:line="360" w:lineRule="auto"/>
              <w:jc w:val="both"/>
              <w:rPr>
                <w:lang w:val="en-US"/>
              </w:rPr>
            </w:pPr>
            <w:r>
              <w:rPr>
                <w:lang w:val="en-US"/>
              </w:rPr>
              <w:t>UserController</w:t>
            </w:r>
          </w:p>
        </w:tc>
        <w:tc>
          <w:tcPr>
            <w:tcW w:w="5139" w:type="dxa"/>
          </w:tcPr>
          <w:p w14:paraId="3559D8F2" w14:textId="2489464E" w:rsidR="003D6636" w:rsidRPr="00DD0B7F" w:rsidRDefault="003D6636" w:rsidP="005303FF">
            <w:pPr>
              <w:pStyle w:val="Tekstpodstawowy"/>
              <w:spacing w:line="360" w:lineRule="auto"/>
              <w:jc w:val="both"/>
              <w:rPr>
                <w:rPrChange w:id="126" w:author="Dariusz Kralewski" w:date="2020-01-08T14:35:00Z">
                  <w:rPr>
                    <w:lang w:val="en-US"/>
                  </w:rPr>
                </w:rPrChange>
              </w:rPr>
            </w:pPr>
            <w:r w:rsidRPr="00DD0B7F">
              <w:rPr>
                <w:rPrChange w:id="127" w:author="Dariusz Kralewski" w:date="2020-01-08T14:35:00Z">
                  <w:rPr>
                    <w:lang w:val="en-US"/>
                  </w:rPr>
                </w:rPrChange>
              </w:rPr>
              <w:t>Składa się z metod do zarządzania użytkownikami</w:t>
            </w:r>
          </w:p>
        </w:tc>
      </w:tr>
      <w:tr w:rsidR="003D6636" w14:paraId="26495473" w14:textId="77777777" w:rsidTr="000D4A50">
        <w:trPr>
          <w:trHeight w:val="89"/>
        </w:trPr>
        <w:tc>
          <w:tcPr>
            <w:tcW w:w="3923" w:type="dxa"/>
          </w:tcPr>
          <w:p w14:paraId="25F18237" w14:textId="2D0DA61A" w:rsidR="003D6636" w:rsidRDefault="003D6636" w:rsidP="005303FF">
            <w:pPr>
              <w:pStyle w:val="Tekstpodstawowy"/>
              <w:spacing w:line="360" w:lineRule="auto"/>
              <w:jc w:val="both"/>
              <w:rPr>
                <w:lang w:val="en-US"/>
              </w:rPr>
            </w:pPr>
            <w:r>
              <w:rPr>
                <w:lang w:val="en-US"/>
              </w:rPr>
              <w:t>UserDataUpdateController</w:t>
            </w:r>
          </w:p>
        </w:tc>
        <w:tc>
          <w:tcPr>
            <w:tcW w:w="5139" w:type="dxa"/>
          </w:tcPr>
          <w:p w14:paraId="3D1D40BD" w14:textId="38F8C0B8" w:rsidR="003D6636" w:rsidRPr="00DD0B7F" w:rsidRDefault="003D6636" w:rsidP="005303FF">
            <w:pPr>
              <w:pStyle w:val="Tekstpodstawowy"/>
              <w:spacing w:line="360" w:lineRule="auto"/>
              <w:jc w:val="both"/>
              <w:rPr>
                <w:rPrChange w:id="128" w:author="Dariusz Kralewski" w:date="2020-01-08T14:35:00Z">
                  <w:rPr>
                    <w:lang w:val="en-US"/>
                  </w:rPr>
                </w:rPrChange>
              </w:rPr>
            </w:pPr>
            <w:r w:rsidRPr="00DD0B7F">
              <w:rPr>
                <w:rPrChange w:id="129" w:author="Dariusz Kralewski" w:date="2020-01-08T14:35:00Z">
                  <w:rPr>
                    <w:lang w:val="en-US"/>
                  </w:rPr>
                </w:rPrChange>
              </w:rPr>
              <w:t>Składa się z metod do zarządzania danymi użytkowników</w:t>
            </w:r>
          </w:p>
        </w:tc>
      </w:tr>
      <w:tr w:rsidR="003D6636" w14:paraId="31C9828A" w14:textId="77777777" w:rsidTr="000D4A50">
        <w:trPr>
          <w:trHeight w:val="357"/>
        </w:trPr>
        <w:tc>
          <w:tcPr>
            <w:tcW w:w="3923" w:type="dxa"/>
          </w:tcPr>
          <w:p w14:paraId="3D2FC903" w14:textId="5FAA82E6" w:rsidR="003D6636" w:rsidRDefault="003D6636" w:rsidP="005303FF">
            <w:pPr>
              <w:pStyle w:val="Tekstpodstawowy"/>
              <w:spacing w:line="360" w:lineRule="auto"/>
              <w:jc w:val="both"/>
              <w:rPr>
                <w:lang w:val="en-US"/>
              </w:rPr>
            </w:pPr>
            <w:r>
              <w:rPr>
                <w:lang w:val="en-US"/>
              </w:rPr>
              <w:t>UserPhotoController</w:t>
            </w:r>
          </w:p>
        </w:tc>
        <w:tc>
          <w:tcPr>
            <w:tcW w:w="5139" w:type="dxa"/>
          </w:tcPr>
          <w:p w14:paraId="6D3F55BF" w14:textId="77EAC67D" w:rsidR="003D6636" w:rsidRPr="00DD0B7F" w:rsidRDefault="003D6636" w:rsidP="005303FF">
            <w:pPr>
              <w:pStyle w:val="Tekstpodstawowy"/>
              <w:spacing w:line="360" w:lineRule="auto"/>
              <w:jc w:val="both"/>
              <w:rPr>
                <w:rPrChange w:id="130" w:author="Dariusz Kralewski" w:date="2020-01-08T14:35:00Z">
                  <w:rPr>
                    <w:lang w:val="en-US"/>
                  </w:rPr>
                </w:rPrChange>
              </w:rPr>
            </w:pPr>
            <w:r w:rsidRPr="00DD0B7F">
              <w:rPr>
                <w:rPrChange w:id="131" w:author="Dariusz Kralewski" w:date="2020-01-08T14:35:00Z">
                  <w:rPr>
                    <w:lang w:val="en-US"/>
                  </w:rPr>
                </w:rPrChange>
              </w:rPr>
              <w:t>Składa się z metod do zarządzania obrazami użytkowników</w:t>
            </w:r>
          </w:p>
        </w:tc>
      </w:tr>
      <w:tr w:rsidR="003D6636" w14:paraId="0DFC87BD" w14:textId="77777777" w:rsidTr="000D4A50">
        <w:trPr>
          <w:trHeight w:val="257"/>
        </w:trPr>
        <w:tc>
          <w:tcPr>
            <w:tcW w:w="3923" w:type="dxa"/>
          </w:tcPr>
          <w:p w14:paraId="100E45B7" w14:textId="2A1EC61E" w:rsidR="003D6636" w:rsidRDefault="003D6636" w:rsidP="005303FF">
            <w:pPr>
              <w:pStyle w:val="Tekstpodstawowy"/>
              <w:spacing w:line="360" w:lineRule="auto"/>
              <w:jc w:val="both"/>
              <w:rPr>
                <w:lang w:val="en-US"/>
              </w:rPr>
            </w:pPr>
            <w:r>
              <w:rPr>
                <w:lang w:val="en-US"/>
              </w:rPr>
              <w:t>UserPostController</w:t>
            </w:r>
          </w:p>
        </w:tc>
        <w:tc>
          <w:tcPr>
            <w:tcW w:w="5139" w:type="dxa"/>
          </w:tcPr>
          <w:p w14:paraId="0E953AC6" w14:textId="589D666A" w:rsidR="003D6636" w:rsidRPr="00DD0B7F" w:rsidRDefault="003D6636" w:rsidP="005303FF">
            <w:pPr>
              <w:pStyle w:val="Tekstpodstawowy"/>
              <w:keepNext/>
              <w:spacing w:line="360" w:lineRule="auto"/>
              <w:jc w:val="both"/>
              <w:rPr>
                <w:rPrChange w:id="132" w:author="Dariusz Kralewski" w:date="2020-01-08T14:35:00Z">
                  <w:rPr>
                    <w:lang w:val="en-US"/>
                  </w:rPr>
                </w:rPrChange>
              </w:rPr>
            </w:pPr>
            <w:r w:rsidRPr="00DD0B7F">
              <w:rPr>
                <w:rPrChange w:id="133" w:author="Dariusz Kralewski" w:date="2020-01-08T14:35:00Z">
                  <w:rPr>
                    <w:lang w:val="en-US"/>
                  </w:rPr>
                </w:rPrChange>
              </w:rPr>
              <w:t>Składa się z metod do zarządzania wpisami użytkowników</w:t>
            </w:r>
          </w:p>
        </w:tc>
      </w:tr>
    </w:tbl>
    <w:p w14:paraId="18D1897C" w14:textId="2F19938C" w:rsidR="00CD7BD9" w:rsidRPr="00DD0B7F" w:rsidRDefault="000D4A50" w:rsidP="005303F1">
      <w:pPr>
        <w:pStyle w:val="Legenda"/>
        <w:spacing w:line="360" w:lineRule="auto"/>
        <w:jc w:val="both"/>
        <w:rPr>
          <w:sz w:val="24"/>
          <w:szCs w:val="24"/>
          <w:rPrChange w:id="134" w:author="Dariusz Kralewski" w:date="2020-01-08T14:35:00Z">
            <w:rPr>
              <w:sz w:val="24"/>
              <w:szCs w:val="24"/>
              <w:lang w:val="en-US"/>
            </w:rPr>
          </w:rPrChange>
        </w:rPr>
      </w:pPr>
      <w:bookmarkStart w:id="135" w:name="_Toc29377012"/>
      <w:r w:rsidRPr="000D4A50">
        <w:rPr>
          <w:sz w:val="24"/>
          <w:szCs w:val="24"/>
        </w:rPr>
        <w:t xml:space="preserve">Tabela </w:t>
      </w:r>
      <w:r w:rsidRPr="000D4A50">
        <w:rPr>
          <w:sz w:val="24"/>
          <w:szCs w:val="24"/>
        </w:rPr>
        <w:fldChar w:fldCharType="begin"/>
      </w:r>
      <w:r w:rsidRPr="000D4A50">
        <w:rPr>
          <w:sz w:val="24"/>
          <w:szCs w:val="24"/>
        </w:rPr>
        <w:instrText xml:space="preserve"> SEQ Tabela \* ARABIC </w:instrText>
      </w:r>
      <w:r w:rsidRPr="000D4A50">
        <w:rPr>
          <w:sz w:val="24"/>
          <w:szCs w:val="24"/>
        </w:rPr>
        <w:fldChar w:fldCharType="separate"/>
      </w:r>
      <w:r w:rsidRPr="000D4A50">
        <w:rPr>
          <w:noProof/>
          <w:sz w:val="24"/>
          <w:szCs w:val="24"/>
        </w:rPr>
        <w:t>4</w:t>
      </w:r>
      <w:r w:rsidRPr="000D4A50">
        <w:rPr>
          <w:sz w:val="24"/>
          <w:szCs w:val="24"/>
        </w:rPr>
        <w:fldChar w:fldCharType="end"/>
      </w:r>
      <w:r w:rsidRPr="000D4A50">
        <w:rPr>
          <w:sz w:val="24"/>
          <w:szCs w:val="24"/>
        </w:rPr>
        <w:t xml:space="preserve"> Lista kontrolerów wykorzystanych w projekcie</w:t>
      </w:r>
      <w:bookmarkEnd w:id="135"/>
    </w:p>
    <w:p w14:paraId="05E38C16" w14:textId="116828F0" w:rsidR="00E32813" w:rsidRDefault="005303F1" w:rsidP="005303FF">
      <w:pPr>
        <w:pStyle w:val="Tekstpodstawowy"/>
        <w:spacing w:after="0" w:line="360" w:lineRule="auto"/>
        <w:ind w:firstLine="709"/>
        <w:jc w:val="both"/>
      </w:pPr>
      <w:r>
        <w:t xml:space="preserve">Implementacja każdego programu komputerowego powinna przestrzegać zasad czystej architektury. Jednym z aspektów wspomagających twórców przestrzegać tych zasad są wzorce projektowe. W kontekście tworzenia REST API jednym z najbardziej pomocnych wzorców jest repozytorium. </w:t>
      </w:r>
      <w:r w:rsidR="00E32813">
        <w:t xml:space="preserve">Repozytorium </w:t>
      </w:r>
      <w:r>
        <w:t>to</w:t>
      </w:r>
      <w:r w:rsidR="00E32813">
        <w:t xml:space="preserve"> wzor</w:t>
      </w:r>
      <w:r>
        <w:t>zec</w:t>
      </w:r>
      <w:r w:rsidR="00E32813">
        <w:t xml:space="preserve"> projektowy </w:t>
      </w:r>
      <w:r>
        <w:t>bazujący na</w:t>
      </w:r>
      <w:r w:rsidR="00EE69B7">
        <w:t xml:space="preserve"> wzor</w:t>
      </w:r>
      <w:r>
        <w:t>cu</w:t>
      </w:r>
      <w:r w:rsidR="00EE69B7">
        <w:t xml:space="preserve"> fasady</w:t>
      </w:r>
      <w:r w:rsidR="00E32813">
        <w:t xml:space="preserve"> </w:t>
      </w:r>
      <w:r w:rsidR="00EE69B7">
        <w:t>oraz</w:t>
      </w:r>
      <w:r w:rsidR="00E32813">
        <w:t xml:space="preserve"> zasad</w:t>
      </w:r>
      <w:r w:rsidR="00E91B27">
        <w:t>ę</w:t>
      </w:r>
      <w:r w:rsidR="00E32813">
        <w:t xml:space="preserve"> działania mechanizmu mapowania danych, który polega na oddzielaniu obiektów</w:t>
      </w:r>
      <w:r w:rsidR="00A273C6">
        <w:t xml:space="preserve"> domenowych</w:t>
      </w:r>
      <w:r w:rsidR="00E32813">
        <w:t xml:space="preserve"> od</w:t>
      </w:r>
      <w:r w:rsidR="00A273C6">
        <w:t xml:space="preserve"> implementacji</w:t>
      </w:r>
      <w:r w:rsidR="00E32813">
        <w:t xml:space="preserve"> bazy danych</w:t>
      </w:r>
      <w:r w:rsidR="00384993">
        <w:rPr>
          <w:rStyle w:val="Odwoanieprzypisudolnego"/>
        </w:rPr>
        <w:footnoteReference w:id="59"/>
      </w:r>
      <w:r w:rsidR="00E91B27">
        <w:t>.</w:t>
      </w:r>
      <w:r w:rsidR="00A273C6">
        <w:t xml:space="preserve"> Zastosowanie wzorca repozytoriów znacznie ulepsza strukturę źródłową </w:t>
      </w:r>
      <w:proofErr w:type="gramStart"/>
      <w:r w:rsidR="00A273C6">
        <w:t>programu</w:t>
      </w:r>
      <w:proofErr w:type="gramEnd"/>
      <w:r w:rsidR="00A273C6">
        <w:t xml:space="preserve"> gdy składa się on z dużej ilości obiektów domenowych</w:t>
      </w:r>
      <w:r>
        <w:t>, a także</w:t>
      </w:r>
      <w:r w:rsidR="00A273C6">
        <w:t xml:space="preserve"> w znacznej ilości ogranicza powtarzanie się kodu</w:t>
      </w:r>
      <w:r>
        <w:t>,</w:t>
      </w:r>
      <w:r w:rsidR="00A273C6">
        <w:t xml:space="preserve"> co jest zgodne z zasadą DRY </w:t>
      </w:r>
      <w:r w:rsidR="008679B6">
        <w:t>(od ang.</w:t>
      </w:r>
      <w:r w:rsidR="008679B6">
        <w:rPr>
          <w:i/>
          <w:iCs/>
        </w:rPr>
        <w:t xml:space="preserve"> </w:t>
      </w:r>
      <w:r w:rsidR="00A273C6" w:rsidRPr="00A273C6">
        <w:rPr>
          <w:i/>
          <w:iCs/>
        </w:rPr>
        <w:t>Don’t Repeat Yourself</w:t>
      </w:r>
      <w:r w:rsidR="008679B6">
        <w:t>)</w:t>
      </w:r>
      <w:r w:rsidR="00A273C6">
        <w:t>.</w:t>
      </w:r>
      <w:r w:rsidR="00AC1319">
        <w:t xml:space="preserve"> Ponadto zaletami wykorzystania repozytoriów są</w:t>
      </w:r>
      <w:r w:rsidR="00A246BA">
        <w:rPr>
          <w:rStyle w:val="Odwoanieprzypisudolnego"/>
        </w:rPr>
        <w:footnoteReference w:id="60"/>
      </w:r>
      <w:r w:rsidR="008679B6">
        <w:t>:</w:t>
      </w:r>
    </w:p>
    <w:p w14:paraId="452D89C7" w14:textId="7DE21764" w:rsidR="00AC1319" w:rsidRDefault="00AC1319" w:rsidP="008679B6">
      <w:pPr>
        <w:pStyle w:val="Tekstpodstawowy"/>
        <w:numPr>
          <w:ilvl w:val="2"/>
          <w:numId w:val="7"/>
        </w:numPr>
        <w:spacing w:after="0" w:line="360" w:lineRule="auto"/>
        <w:ind w:left="714" w:hanging="357"/>
        <w:jc w:val="both"/>
      </w:pPr>
      <w:r>
        <w:t>Izolacja kodu</w:t>
      </w:r>
      <w:r w:rsidR="009F7BB0">
        <w:t>. Izolacja kodu dostępu do bazy danych sprawia, że debugowanie jest łatwiejsze</w:t>
      </w:r>
    </w:p>
    <w:p w14:paraId="65A8440C" w14:textId="4C7643BD" w:rsidR="009F7BB0" w:rsidRDefault="00A246BA" w:rsidP="008679B6">
      <w:pPr>
        <w:pStyle w:val="Tekstpodstawowy"/>
        <w:numPr>
          <w:ilvl w:val="2"/>
          <w:numId w:val="7"/>
        </w:numPr>
        <w:spacing w:after="0" w:line="360" w:lineRule="auto"/>
        <w:ind w:left="714" w:hanging="357"/>
        <w:jc w:val="both"/>
      </w:pPr>
      <w:r w:rsidRPr="004E7998">
        <w:t>Agregacja</w:t>
      </w:r>
      <w:r>
        <w:t>. Według zasady agregacji w DDD lub Domain Driven Design operacje usuwania i dodawania encji związanych z encjami rzędu wyższego powinny odbywać się poprzez encje rzędu wyższego – repozytorium pozwala na takie podejście</w:t>
      </w:r>
    </w:p>
    <w:p w14:paraId="44F69AE2" w14:textId="5886543A" w:rsidR="00A246BA" w:rsidRDefault="00A246BA" w:rsidP="008679B6">
      <w:pPr>
        <w:pStyle w:val="Tekstpodstawowy"/>
        <w:numPr>
          <w:ilvl w:val="2"/>
          <w:numId w:val="7"/>
        </w:numPr>
        <w:spacing w:after="0" w:line="360" w:lineRule="auto"/>
        <w:ind w:left="714" w:hanging="357"/>
        <w:jc w:val="both"/>
      </w:pPr>
      <w:r>
        <w:t>Hermetyzacja skomplikowanych komend T-SQL. Przypadki wykorzystania skomplikowanych komend mogą być hermetyzowane w repozytoriach</w:t>
      </w:r>
    </w:p>
    <w:p w14:paraId="345A0911" w14:textId="7CD9113A" w:rsidR="00A246BA" w:rsidRDefault="00A246BA" w:rsidP="008679B6">
      <w:pPr>
        <w:pStyle w:val="Tekstpodstawowy"/>
        <w:numPr>
          <w:ilvl w:val="2"/>
          <w:numId w:val="7"/>
        </w:numPr>
        <w:spacing w:after="0" w:line="360" w:lineRule="auto"/>
        <w:ind w:left="714" w:hanging="357"/>
        <w:jc w:val="both"/>
      </w:pPr>
      <w:r>
        <w:t xml:space="preserve">Łatwość testowania. </w:t>
      </w:r>
      <w:r w:rsidR="00E15C02">
        <w:t>Repozytorium jako jednostka sprawia, że testowanie jest łatwiejsze</w:t>
      </w:r>
    </w:p>
    <w:p w14:paraId="2E76D030" w14:textId="6B0F386F" w:rsidR="008E2534" w:rsidRPr="008E2534" w:rsidRDefault="008E2534" w:rsidP="005303FF">
      <w:pPr>
        <w:pStyle w:val="Tekstpodstawowy"/>
        <w:spacing w:after="0" w:line="360" w:lineRule="auto"/>
        <w:jc w:val="both"/>
      </w:pPr>
      <w:r>
        <w:lastRenderedPageBreak/>
        <w:t xml:space="preserve">Jedną z </w:t>
      </w:r>
      <w:r w:rsidR="00944DA2">
        <w:t>wad</w:t>
      </w:r>
      <w:r w:rsidR="00397606">
        <w:t xml:space="preserve"> implementacji</w:t>
      </w:r>
      <w:r w:rsidR="00944DA2">
        <w:t xml:space="preserve"> wzorca</w:t>
      </w:r>
      <w:r>
        <w:t xml:space="preserve"> jest </w:t>
      </w:r>
      <w:r w:rsidR="00944DA2">
        <w:t>istnienie</w:t>
      </w:r>
      <w:r w:rsidR="005303F1">
        <w:t xml:space="preserve"> wcześniej wykorzystanego</w:t>
      </w:r>
      <w:r>
        <w:t xml:space="preserve"> ORM Entity Framework Core lub NHibernate</w:t>
      </w:r>
      <w:r w:rsidR="009B6466">
        <w:rPr>
          <w:rStyle w:val="Odwoanieprzypisudolnego"/>
        </w:rPr>
        <w:footnoteReference w:id="61"/>
      </w:r>
      <w:r>
        <w:t xml:space="preserve">, </w:t>
      </w:r>
      <w:r w:rsidR="00640707">
        <w:t>które mogą sprawić</w:t>
      </w:r>
      <w:r>
        <w:t xml:space="preserve">, że </w:t>
      </w:r>
      <w:r w:rsidR="00640707">
        <w:t xml:space="preserve">wykorzystanie </w:t>
      </w:r>
      <w:r>
        <w:t>repozytori</w:t>
      </w:r>
      <w:r w:rsidR="00640707">
        <w:t>ów zacznie</w:t>
      </w:r>
      <w:r>
        <w:t xml:space="preserve"> wprowadzać komplikacje do kodu zamiast je likwidować. Repozytorium </w:t>
      </w:r>
      <w:r w:rsidR="00640707">
        <w:t>to</w:t>
      </w:r>
      <w:r>
        <w:t xml:space="preserve"> wzor</w:t>
      </w:r>
      <w:r w:rsidR="00640707">
        <w:t>zec</w:t>
      </w:r>
      <w:r>
        <w:t xml:space="preserve"> pochodzący z czasów nieistnienia ORM, kiedy</w:t>
      </w:r>
      <w:r w:rsidR="00640707">
        <w:t xml:space="preserve"> to</w:t>
      </w:r>
      <w:r>
        <w:t xml:space="preserve"> programiści musieli samodzielnie implementować </w:t>
      </w:r>
      <w:r w:rsidR="00640707">
        <w:t xml:space="preserve">szczegóły pracy </w:t>
      </w:r>
      <w:r>
        <w:t>z bazą danych</w:t>
      </w:r>
      <w:r w:rsidR="00397606">
        <w:t>, co</w:t>
      </w:r>
      <w:r>
        <w:t xml:space="preserve"> skutkowało ogromnymi ilościami powtarzającego się kodu</w:t>
      </w:r>
      <w:r w:rsidR="00397606">
        <w:t xml:space="preserve">, </w:t>
      </w:r>
      <w:r w:rsidR="00640707">
        <w:t>a to stwarzało</w:t>
      </w:r>
      <w:r w:rsidR="00397606">
        <w:t xml:space="preserve"> </w:t>
      </w:r>
      <w:r>
        <w:t>powinność opracowania warstwy hermetyzującej</w:t>
      </w:r>
      <w:r w:rsidR="00397606">
        <w:t xml:space="preserve">. </w:t>
      </w:r>
      <w:r w:rsidR="007A082D">
        <w:t>Ponieważ d</w:t>
      </w:r>
      <w:r>
        <w:t>zisiaj programista może korzystać z rozwiązań</w:t>
      </w:r>
      <w:r w:rsidR="007A082D">
        <w:t xml:space="preserve"> ORM</w:t>
      </w:r>
      <w:r w:rsidR="00640707">
        <w:t>,</w:t>
      </w:r>
      <w:r w:rsidR="007A082D">
        <w:t xml:space="preserve"> do</w:t>
      </w:r>
      <w:r w:rsidR="00640707">
        <w:t>ś</w:t>
      </w:r>
      <w:r w:rsidR="007A082D">
        <w:t>ć</w:t>
      </w:r>
      <w:r>
        <w:t xml:space="preserve"> </w:t>
      </w:r>
      <w:r w:rsidR="007A082D">
        <w:t>często stosowanie repozytoriów może być nieracjonalne.</w:t>
      </w:r>
      <w:r w:rsidR="00D007F9">
        <w:t xml:space="preserve"> Ale zawsze warto mieć na uwadze, iż repozytoria wprowadzają dodatkową warstwę abstrakcji między logiką domenową a bazą danych, co jest bardzo ważne z punktu widzenia </w:t>
      </w:r>
      <w:r w:rsidR="00640707">
        <w:t>architektury</w:t>
      </w:r>
      <w:r w:rsidR="00D007F9">
        <w:t>.</w:t>
      </w:r>
    </w:p>
    <w:p w14:paraId="0581D9F9" w14:textId="47DAD6D5" w:rsidR="000E1FE6" w:rsidRDefault="00617994" w:rsidP="005303FF">
      <w:pPr>
        <w:pStyle w:val="Tekstpodstawowy"/>
        <w:spacing w:after="0" w:line="360" w:lineRule="auto"/>
        <w:ind w:firstLine="709"/>
        <w:jc w:val="both"/>
      </w:pPr>
      <w:r>
        <w:t>Wzorzec repozytoriów można zaimplementować na różne sposoby</w:t>
      </w:r>
      <w:r w:rsidR="006F0BB1">
        <w:t xml:space="preserve"> –</w:t>
      </w:r>
      <w:r>
        <w:t xml:space="preserve"> w tworzonym projekcie jednak zostanie zaimplementowany wzorzec abstrakcyjnego generycznego repozytorium</w:t>
      </w:r>
      <w:r>
        <w:rPr>
          <w:rStyle w:val="Odwoanieprzypisudolnego"/>
        </w:rPr>
        <w:footnoteReference w:id="62"/>
      </w:r>
      <w:r>
        <w:t xml:space="preserve">. </w:t>
      </w:r>
      <w:r w:rsidR="000E1FE6" w:rsidRPr="000E1FE6">
        <w:t>Implementację repozytorium w t</w:t>
      </w:r>
      <w:r w:rsidR="000E1FE6">
        <w:t>worzonej aplikacji można przedstawić poprzez następujący diagram klas</w:t>
      </w:r>
      <w:r w:rsidR="00640707">
        <w:t>.</w:t>
      </w:r>
    </w:p>
    <w:p w14:paraId="6193DEDA" w14:textId="206D63D3" w:rsidR="000E1FE6" w:rsidRDefault="007E574D" w:rsidP="005303FF">
      <w:pPr>
        <w:pStyle w:val="Tekstpodstawowy"/>
        <w:keepNext/>
        <w:spacing w:line="360" w:lineRule="auto"/>
        <w:jc w:val="both"/>
      </w:pPr>
      <w:r>
        <w:rPr>
          <w:noProof/>
        </w:rPr>
        <w:drawing>
          <wp:inline distT="0" distB="0" distL="0" distR="0" wp14:anchorId="195B63B4" wp14:editId="71929BBC">
            <wp:extent cx="5758180" cy="292227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180" cy="2922270"/>
                    </a:xfrm>
                    <a:prstGeom prst="rect">
                      <a:avLst/>
                    </a:prstGeom>
                    <a:noFill/>
                    <a:ln>
                      <a:noFill/>
                    </a:ln>
                  </pic:spPr>
                </pic:pic>
              </a:graphicData>
            </a:graphic>
          </wp:inline>
        </w:drawing>
      </w:r>
    </w:p>
    <w:p w14:paraId="00D93049" w14:textId="272317D2" w:rsidR="000E1FE6" w:rsidRDefault="000E1FE6" w:rsidP="005303FF">
      <w:pPr>
        <w:pStyle w:val="Legenda"/>
        <w:jc w:val="both"/>
        <w:rPr>
          <w:sz w:val="24"/>
          <w:szCs w:val="24"/>
        </w:rPr>
      </w:pPr>
      <w:bookmarkStart w:id="155" w:name="_Toc29377068"/>
      <w:r w:rsidRPr="000E1FE6">
        <w:rPr>
          <w:sz w:val="24"/>
          <w:szCs w:val="24"/>
        </w:rPr>
        <w:t xml:space="preserve">Rysunek </w:t>
      </w:r>
      <w:r w:rsidRPr="000E1FE6">
        <w:rPr>
          <w:sz w:val="24"/>
          <w:szCs w:val="24"/>
        </w:rPr>
        <w:fldChar w:fldCharType="begin"/>
      </w:r>
      <w:r w:rsidRPr="000E1FE6">
        <w:rPr>
          <w:sz w:val="24"/>
          <w:szCs w:val="24"/>
        </w:rPr>
        <w:instrText xml:space="preserve"> SEQ Rysunek \* ARABIC </w:instrText>
      </w:r>
      <w:r w:rsidRPr="000E1FE6">
        <w:rPr>
          <w:sz w:val="24"/>
          <w:szCs w:val="24"/>
        </w:rPr>
        <w:fldChar w:fldCharType="separate"/>
      </w:r>
      <w:r w:rsidR="00C31C93">
        <w:rPr>
          <w:noProof/>
          <w:sz w:val="24"/>
          <w:szCs w:val="24"/>
        </w:rPr>
        <w:t>15</w:t>
      </w:r>
      <w:r w:rsidRPr="000E1FE6">
        <w:rPr>
          <w:sz w:val="24"/>
          <w:szCs w:val="24"/>
        </w:rPr>
        <w:fldChar w:fldCharType="end"/>
      </w:r>
      <w:r w:rsidRPr="000E1FE6">
        <w:rPr>
          <w:sz w:val="24"/>
          <w:szCs w:val="24"/>
        </w:rPr>
        <w:t xml:space="preserve"> Diagram klas przedstawiający implementację wzorca repozytorium w tworzonej aplikacji</w:t>
      </w:r>
      <w:bookmarkEnd w:id="155"/>
    </w:p>
    <w:p w14:paraId="271E00E4" w14:textId="77777777" w:rsidR="000E1FE6" w:rsidRDefault="000E1FE6" w:rsidP="005303FF">
      <w:pPr>
        <w:jc w:val="both"/>
      </w:pPr>
    </w:p>
    <w:p w14:paraId="4514F04A" w14:textId="39E58C09" w:rsidR="000E1FE6" w:rsidRDefault="00640707" w:rsidP="008679B6">
      <w:pPr>
        <w:spacing w:line="360" w:lineRule="auto"/>
        <w:jc w:val="both"/>
      </w:pPr>
      <w:r>
        <w:t xml:space="preserve">Tutaj </w:t>
      </w:r>
      <w:r w:rsidR="000E1FE6">
        <w:t>IRepositoryBase</w:t>
      </w:r>
      <w:r w:rsidR="00E933FF" w:rsidRPr="00DD0B7F">
        <w:rPr>
          <w:rPrChange w:id="156" w:author="Dariusz Kralewski" w:date="2020-01-08T14:35:00Z">
            <w:rPr>
              <w:lang w:val="en-US"/>
            </w:rPr>
          </w:rPrChange>
        </w:rPr>
        <w:t>&lt;T&gt;</w:t>
      </w:r>
      <w:r w:rsidR="000E1FE6">
        <w:t xml:space="preserve"> jest interfejsem generycznym skupiającym deklaracje metod, które powinny zostać zaimplementowane</w:t>
      </w:r>
      <w:r w:rsidR="002044EE">
        <w:t xml:space="preserve"> przez abstrakcyjną generyczną klasę RepositoryBase</w:t>
      </w:r>
      <w:r w:rsidR="00E933FF">
        <w:t>&lt;T&gt; której możliwa wartość parametru T jest ograniczona do</w:t>
      </w:r>
      <w:r w:rsidR="000A20B2">
        <w:t xml:space="preserve"> </w:t>
      </w:r>
      <w:r w:rsidR="009B0BDE">
        <w:t>typu klasa</w:t>
      </w:r>
      <w:r w:rsidR="002044EE">
        <w:t xml:space="preserve">. IEntityRepository </w:t>
      </w:r>
      <w:r>
        <w:t>definiuje</w:t>
      </w:r>
      <w:r w:rsidR="002044EE">
        <w:t xml:space="preserve"> </w:t>
      </w:r>
      <w:r w:rsidR="002044EE">
        <w:lastRenderedPageBreak/>
        <w:t>interfejs implementujący IRepositoryBase</w:t>
      </w:r>
      <w:r w:rsidR="00E933FF">
        <w:t xml:space="preserve">&lt;T&gt; z perspektywy konkretnego obiektu domenowego. EntityRepository jest bezpośrednią implementacją metod interfejsu IEntityRepository. Dwoma ostatnimi ważnymi składnikami wzorca jest klasa RepositoryWrapper, która jest odpowiedzialna za deklarację poszczególnych interfejsów i przypisywanie im wartości oraz interfejs IRepositoryWrapper, który </w:t>
      </w:r>
      <w:r w:rsidR="0037284D">
        <w:t>jest</w:t>
      </w:r>
      <w:r w:rsidR="00E933FF">
        <w:t xml:space="preserve"> swoistą warstwą dostępu do repozytoriów dla serwisów</w:t>
      </w:r>
      <w:r w:rsidR="0037284D">
        <w:t>,</w:t>
      </w:r>
      <w:r w:rsidR="00E933FF">
        <w:t xml:space="preserve"> zawierającą deklaracje wszystkich repozytoriów w systemie.</w:t>
      </w:r>
    </w:p>
    <w:p w14:paraId="4F531478" w14:textId="77777777" w:rsidR="00C4345C" w:rsidRDefault="009E2A82" w:rsidP="005303FF">
      <w:pPr>
        <w:spacing w:line="360" w:lineRule="auto"/>
        <w:ind w:firstLine="709"/>
        <w:jc w:val="both"/>
      </w:pPr>
      <w:r>
        <w:t>Dopełnieniem do repozytoriów są serwisy, których zadaniem powinna być implementacja logiki biznesowej oraz separacja szczegółów implementacji od kontrolerów.</w:t>
      </w:r>
      <w:r w:rsidR="000A20B2">
        <w:t xml:space="preserve"> Komunikację przy zastosowaniu takiego podejścia można przedstawić poprzez następujący diagram oraz wycinki kodu z każdego komponentu.</w:t>
      </w:r>
    </w:p>
    <w:p w14:paraId="41452FFD" w14:textId="731B113E" w:rsidR="000A20B2" w:rsidRDefault="007E574D" w:rsidP="005303FF">
      <w:pPr>
        <w:keepNext/>
        <w:spacing w:line="360" w:lineRule="auto"/>
        <w:jc w:val="both"/>
      </w:pPr>
      <w:r>
        <w:rPr>
          <w:noProof/>
        </w:rPr>
        <w:drawing>
          <wp:inline distT="0" distB="0" distL="0" distR="0" wp14:anchorId="620C9DCC" wp14:editId="3DB5661C">
            <wp:extent cx="4896485" cy="259715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6485" cy="2597150"/>
                    </a:xfrm>
                    <a:prstGeom prst="rect">
                      <a:avLst/>
                    </a:prstGeom>
                    <a:noFill/>
                    <a:ln>
                      <a:noFill/>
                    </a:ln>
                  </pic:spPr>
                </pic:pic>
              </a:graphicData>
            </a:graphic>
          </wp:inline>
        </w:drawing>
      </w:r>
    </w:p>
    <w:p w14:paraId="164EC212" w14:textId="665661ED" w:rsidR="00717BD0" w:rsidRPr="000A20B2" w:rsidRDefault="000A20B2" w:rsidP="005303FF">
      <w:pPr>
        <w:pStyle w:val="Legenda"/>
        <w:jc w:val="both"/>
        <w:rPr>
          <w:sz w:val="24"/>
          <w:szCs w:val="24"/>
        </w:rPr>
      </w:pPr>
      <w:bookmarkStart w:id="157" w:name="_Toc29377069"/>
      <w:r w:rsidRPr="000A20B2">
        <w:rPr>
          <w:sz w:val="24"/>
          <w:szCs w:val="24"/>
        </w:rPr>
        <w:t xml:space="preserve">Rysunek </w:t>
      </w:r>
      <w:r w:rsidRPr="000A20B2">
        <w:rPr>
          <w:sz w:val="24"/>
          <w:szCs w:val="24"/>
        </w:rPr>
        <w:fldChar w:fldCharType="begin"/>
      </w:r>
      <w:r w:rsidRPr="000A20B2">
        <w:rPr>
          <w:sz w:val="24"/>
          <w:szCs w:val="24"/>
        </w:rPr>
        <w:instrText xml:space="preserve"> SEQ Rysunek \* ARABIC </w:instrText>
      </w:r>
      <w:r w:rsidRPr="000A20B2">
        <w:rPr>
          <w:sz w:val="24"/>
          <w:szCs w:val="24"/>
        </w:rPr>
        <w:fldChar w:fldCharType="separate"/>
      </w:r>
      <w:r w:rsidR="00C31C93">
        <w:rPr>
          <w:noProof/>
          <w:sz w:val="24"/>
          <w:szCs w:val="24"/>
        </w:rPr>
        <w:t>16</w:t>
      </w:r>
      <w:r w:rsidRPr="000A20B2">
        <w:rPr>
          <w:sz w:val="24"/>
          <w:szCs w:val="24"/>
        </w:rPr>
        <w:fldChar w:fldCharType="end"/>
      </w:r>
      <w:r w:rsidRPr="000A20B2">
        <w:rPr>
          <w:sz w:val="24"/>
          <w:szCs w:val="24"/>
        </w:rPr>
        <w:t xml:space="preserve"> Komunikacja pomiędzy komponentami przy zasto</w:t>
      </w:r>
      <w:r>
        <w:rPr>
          <w:sz w:val="24"/>
          <w:szCs w:val="24"/>
        </w:rPr>
        <w:t>so</w:t>
      </w:r>
      <w:r w:rsidRPr="000A20B2">
        <w:rPr>
          <w:sz w:val="24"/>
          <w:szCs w:val="24"/>
        </w:rPr>
        <w:t>waniu wzorca repozytoriów i serwisów</w:t>
      </w:r>
      <w:r w:rsidRPr="000E1FE6">
        <w:rPr>
          <w:sz w:val="24"/>
          <w:szCs w:val="24"/>
        </w:rPr>
        <w:t>. Źródło: opracowanie własne</w:t>
      </w:r>
      <w:bookmarkEnd w:id="157"/>
    </w:p>
    <w:p w14:paraId="6677F91D" w14:textId="77777777" w:rsidR="00C4345C" w:rsidRPr="00DD0B7F" w:rsidRDefault="00C4345C" w:rsidP="005303FF">
      <w:pPr>
        <w:spacing w:line="360" w:lineRule="auto"/>
        <w:jc w:val="both"/>
        <w:rPr>
          <w:rPrChange w:id="158" w:author="Dariusz Kralewski" w:date="2020-01-08T14:35:00Z">
            <w:rPr>
              <w:lang w:val="en-US"/>
            </w:rPr>
          </w:rPrChange>
        </w:rPr>
      </w:pPr>
    </w:p>
    <w:p w14:paraId="239CBFCE" w14:textId="595B24E1" w:rsidR="00E10B73" w:rsidRDefault="007E574D" w:rsidP="005303FF">
      <w:pPr>
        <w:keepNext/>
        <w:spacing w:line="360" w:lineRule="auto"/>
        <w:jc w:val="both"/>
      </w:pPr>
      <w:r>
        <w:rPr>
          <w:noProof/>
          <w:lang w:val="de-DE"/>
        </w:rPr>
        <w:drawing>
          <wp:inline distT="0" distB="0" distL="0" distR="0" wp14:anchorId="190E77CC" wp14:editId="20182549">
            <wp:extent cx="3710305" cy="109347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0305" cy="1093470"/>
                    </a:xfrm>
                    <a:prstGeom prst="rect">
                      <a:avLst/>
                    </a:prstGeom>
                    <a:noFill/>
                    <a:ln>
                      <a:noFill/>
                    </a:ln>
                  </pic:spPr>
                </pic:pic>
              </a:graphicData>
            </a:graphic>
          </wp:inline>
        </w:drawing>
      </w:r>
    </w:p>
    <w:p w14:paraId="4F76F563" w14:textId="7A904DA4" w:rsidR="000A20B2" w:rsidRPr="00E10B73" w:rsidRDefault="00E10B73" w:rsidP="005303FF">
      <w:pPr>
        <w:pStyle w:val="Legenda"/>
        <w:jc w:val="both"/>
        <w:rPr>
          <w:sz w:val="24"/>
          <w:szCs w:val="24"/>
          <w:lang w:val="de-DE"/>
        </w:rPr>
      </w:pPr>
      <w:bookmarkStart w:id="159" w:name="_Toc29377070"/>
      <w:r w:rsidRPr="00E10B73">
        <w:rPr>
          <w:sz w:val="24"/>
          <w:szCs w:val="24"/>
        </w:rPr>
        <w:t xml:space="preserve">Rysunek </w:t>
      </w:r>
      <w:r w:rsidRPr="00E10B73">
        <w:rPr>
          <w:sz w:val="24"/>
          <w:szCs w:val="24"/>
        </w:rPr>
        <w:fldChar w:fldCharType="begin"/>
      </w:r>
      <w:r w:rsidRPr="00E10B73">
        <w:rPr>
          <w:sz w:val="24"/>
          <w:szCs w:val="24"/>
        </w:rPr>
        <w:instrText xml:space="preserve"> SEQ Rysunek \* ARABIC </w:instrText>
      </w:r>
      <w:r w:rsidRPr="00E10B73">
        <w:rPr>
          <w:sz w:val="24"/>
          <w:szCs w:val="24"/>
        </w:rPr>
        <w:fldChar w:fldCharType="separate"/>
      </w:r>
      <w:r w:rsidR="00C31C93">
        <w:rPr>
          <w:noProof/>
          <w:sz w:val="24"/>
          <w:szCs w:val="24"/>
        </w:rPr>
        <w:t>17</w:t>
      </w:r>
      <w:r w:rsidRPr="00E10B73">
        <w:rPr>
          <w:sz w:val="24"/>
          <w:szCs w:val="24"/>
        </w:rPr>
        <w:fldChar w:fldCharType="end"/>
      </w:r>
      <w:r w:rsidRPr="00E10B73">
        <w:rPr>
          <w:sz w:val="24"/>
          <w:szCs w:val="24"/>
        </w:rPr>
        <w:t xml:space="preserve"> Metoda w kontrolerze UserPostController obsługująca zapytanie o konkretną liczbę wpisów użytkownika</w:t>
      </w:r>
      <w:bookmarkEnd w:id="159"/>
    </w:p>
    <w:p w14:paraId="21B0AF9B" w14:textId="77777777" w:rsidR="001D77F4" w:rsidRDefault="001D77F4" w:rsidP="005303FF">
      <w:pPr>
        <w:spacing w:line="360" w:lineRule="auto"/>
        <w:jc w:val="both"/>
        <w:rPr>
          <w:lang w:val="de-DE"/>
        </w:rPr>
      </w:pPr>
    </w:p>
    <w:p w14:paraId="124DA295" w14:textId="476949F9" w:rsidR="00E10B73" w:rsidRDefault="007E574D" w:rsidP="005303FF">
      <w:pPr>
        <w:keepNext/>
        <w:spacing w:line="360" w:lineRule="auto"/>
        <w:jc w:val="both"/>
      </w:pPr>
      <w:r>
        <w:rPr>
          <w:noProof/>
          <w:lang w:val="de-DE"/>
        </w:rPr>
        <w:lastRenderedPageBreak/>
        <w:drawing>
          <wp:inline distT="0" distB="0" distL="0" distR="0" wp14:anchorId="5B169B09" wp14:editId="726FD5C8">
            <wp:extent cx="4903470" cy="194818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3470" cy="1948180"/>
                    </a:xfrm>
                    <a:prstGeom prst="rect">
                      <a:avLst/>
                    </a:prstGeom>
                    <a:noFill/>
                    <a:ln>
                      <a:noFill/>
                    </a:ln>
                  </pic:spPr>
                </pic:pic>
              </a:graphicData>
            </a:graphic>
          </wp:inline>
        </w:drawing>
      </w:r>
    </w:p>
    <w:p w14:paraId="679B8C2B" w14:textId="00CE73FB" w:rsidR="008679B6" w:rsidRPr="00640707" w:rsidRDefault="00E10B73" w:rsidP="00640707">
      <w:pPr>
        <w:pStyle w:val="Legenda"/>
        <w:spacing w:line="360" w:lineRule="auto"/>
        <w:jc w:val="both"/>
        <w:rPr>
          <w:noProof/>
          <w:sz w:val="24"/>
          <w:szCs w:val="24"/>
        </w:rPr>
      </w:pPr>
      <w:bookmarkStart w:id="160" w:name="_Toc29377071"/>
      <w:r w:rsidRPr="00E10B73">
        <w:rPr>
          <w:sz w:val="24"/>
          <w:szCs w:val="24"/>
        </w:rPr>
        <w:t xml:space="preserve">Rysunek </w:t>
      </w:r>
      <w:r w:rsidRPr="00E10B73">
        <w:rPr>
          <w:sz w:val="24"/>
          <w:szCs w:val="24"/>
        </w:rPr>
        <w:fldChar w:fldCharType="begin"/>
      </w:r>
      <w:r w:rsidRPr="00E10B73">
        <w:rPr>
          <w:sz w:val="24"/>
          <w:szCs w:val="24"/>
        </w:rPr>
        <w:instrText xml:space="preserve"> SEQ Rysunek \* ARABIC </w:instrText>
      </w:r>
      <w:r w:rsidRPr="00E10B73">
        <w:rPr>
          <w:sz w:val="24"/>
          <w:szCs w:val="24"/>
        </w:rPr>
        <w:fldChar w:fldCharType="separate"/>
      </w:r>
      <w:r w:rsidR="00C31C93">
        <w:rPr>
          <w:noProof/>
          <w:sz w:val="24"/>
          <w:szCs w:val="24"/>
        </w:rPr>
        <w:t>18</w:t>
      </w:r>
      <w:r w:rsidRPr="00E10B73">
        <w:rPr>
          <w:sz w:val="24"/>
          <w:szCs w:val="24"/>
        </w:rPr>
        <w:fldChar w:fldCharType="end"/>
      </w:r>
      <w:r w:rsidRPr="00E10B73">
        <w:rPr>
          <w:sz w:val="24"/>
          <w:szCs w:val="24"/>
        </w:rPr>
        <w:t xml:space="preserve"> Wycinek serwisu UserPostService obsługujący logikę biznesową związaną</w:t>
      </w:r>
      <w:r w:rsidRPr="00E10B73">
        <w:rPr>
          <w:noProof/>
          <w:sz w:val="24"/>
          <w:szCs w:val="24"/>
        </w:rPr>
        <w:t xml:space="preserve"> z pobieraniem danych z repozytorium oraz przekształcaniem wyniku do postaci klasy UserPostDto</w:t>
      </w:r>
      <w:bookmarkEnd w:id="160"/>
    </w:p>
    <w:p w14:paraId="1F6A12FA" w14:textId="597C2A4D" w:rsidR="001226CA" w:rsidRDefault="00E10B73" w:rsidP="008679B6">
      <w:pPr>
        <w:spacing w:line="360" w:lineRule="auto"/>
        <w:jc w:val="both"/>
      </w:pPr>
      <w:r w:rsidRPr="00E10B73">
        <w:t xml:space="preserve">W serwisie UserPostService </w:t>
      </w:r>
      <w:r>
        <w:t>została użyta biblioteka Automapper</w:t>
      </w:r>
      <w:r w:rsidR="001226CA">
        <w:rPr>
          <w:rStyle w:val="Odwoanieprzypisudolnego"/>
        </w:rPr>
        <w:footnoteReference w:id="63"/>
      </w:r>
      <w:r w:rsidR="00376088">
        <w:t>,</w:t>
      </w:r>
      <w:r>
        <w:t xml:space="preserve"> służąca do mapowania obiektów jednego typu do innego</w:t>
      </w:r>
      <w:r w:rsidR="001226CA">
        <w:t xml:space="preserve">. Użycie tej biblioteki sprawia, że obowiązek jawnego mapowania elementów jednej klasy do innej </w:t>
      </w:r>
      <w:proofErr w:type="gramStart"/>
      <w:r w:rsidR="001226CA">
        <w:t>znika</w:t>
      </w:r>
      <w:proofErr w:type="gramEnd"/>
      <w:r w:rsidR="001226CA">
        <w:t xml:space="preserve"> dopóki przestrzega się ustalonej konwencji mapowania przez bibliotekę, na przykład nazwy zmiennych jednej klasy powinny być takie same jak nazwy zmiennych innej. </w:t>
      </w:r>
      <w:r w:rsidR="009B0BDE">
        <w:t>Jednak</w:t>
      </w:r>
      <w:r w:rsidR="001226CA">
        <w:t xml:space="preserve"> w tym </w:t>
      </w:r>
      <w:r w:rsidR="009B0BDE">
        <w:t>w</w:t>
      </w:r>
      <w:r w:rsidR="001226CA">
        <w:t>ypadku należy utworzyć specjalny profil mapowania i zarejestrować go w projekcie.</w:t>
      </w:r>
    </w:p>
    <w:p w14:paraId="4366BD36" w14:textId="26B7246E" w:rsidR="001226CA" w:rsidRDefault="007E574D" w:rsidP="005303FF">
      <w:pPr>
        <w:keepNext/>
        <w:spacing w:line="360" w:lineRule="auto"/>
        <w:jc w:val="both"/>
      </w:pPr>
      <w:r>
        <w:rPr>
          <w:noProof/>
        </w:rPr>
        <w:drawing>
          <wp:inline distT="0" distB="0" distL="0" distR="0" wp14:anchorId="0D467E84" wp14:editId="4809455F">
            <wp:extent cx="5758180" cy="168973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180" cy="1689735"/>
                    </a:xfrm>
                    <a:prstGeom prst="rect">
                      <a:avLst/>
                    </a:prstGeom>
                    <a:noFill/>
                    <a:ln>
                      <a:noFill/>
                    </a:ln>
                  </pic:spPr>
                </pic:pic>
              </a:graphicData>
            </a:graphic>
          </wp:inline>
        </w:drawing>
      </w:r>
    </w:p>
    <w:p w14:paraId="7A01E2E3" w14:textId="40EBB92D" w:rsidR="009E734F" w:rsidRPr="00640707" w:rsidRDefault="001226CA" w:rsidP="00640707">
      <w:pPr>
        <w:pStyle w:val="Legenda"/>
        <w:spacing w:line="360" w:lineRule="auto"/>
        <w:jc w:val="both"/>
        <w:rPr>
          <w:noProof/>
          <w:sz w:val="24"/>
          <w:szCs w:val="24"/>
        </w:rPr>
      </w:pPr>
      <w:bookmarkStart w:id="167" w:name="_Toc29377072"/>
      <w:r w:rsidRPr="001226CA">
        <w:rPr>
          <w:sz w:val="24"/>
          <w:szCs w:val="24"/>
        </w:rPr>
        <w:t xml:space="preserve">Rysunek </w:t>
      </w:r>
      <w:r w:rsidRPr="001226CA">
        <w:rPr>
          <w:sz w:val="24"/>
          <w:szCs w:val="24"/>
        </w:rPr>
        <w:fldChar w:fldCharType="begin"/>
      </w:r>
      <w:r w:rsidRPr="001226CA">
        <w:rPr>
          <w:sz w:val="24"/>
          <w:szCs w:val="24"/>
        </w:rPr>
        <w:instrText xml:space="preserve"> SEQ Rysunek \* ARABIC </w:instrText>
      </w:r>
      <w:r w:rsidRPr="001226CA">
        <w:rPr>
          <w:sz w:val="24"/>
          <w:szCs w:val="24"/>
        </w:rPr>
        <w:fldChar w:fldCharType="separate"/>
      </w:r>
      <w:r w:rsidR="00C31C93">
        <w:rPr>
          <w:noProof/>
          <w:sz w:val="24"/>
          <w:szCs w:val="24"/>
        </w:rPr>
        <w:t>19</w:t>
      </w:r>
      <w:r w:rsidRPr="001226CA">
        <w:rPr>
          <w:sz w:val="24"/>
          <w:szCs w:val="24"/>
        </w:rPr>
        <w:fldChar w:fldCharType="end"/>
      </w:r>
      <w:r w:rsidRPr="001226CA">
        <w:rPr>
          <w:sz w:val="24"/>
          <w:szCs w:val="24"/>
        </w:rPr>
        <w:t xml:space="preserve"> Profil mapowania obiektu klasy UserPos</w:t>
      </w:r>
      <w:r w:rsidRPr="001226CA">
        <w:rPr>
          <w:noProof/>
          <w:sz w:val="24"/>
          <w:szCs w:val="24"/>
        </w:rPr>
        <w:t>t do UserPostDto</w:t>
      </w:r>
      <w:bookmarkEnd w:id="167"/>
    </w:p>
    <w:p w14:paraId="58037189" w14:textId="22C17844" w:rsidR="001226CA" w:rsidRPr="00E10B73" w:rsidRDefault="001A0341" w:rsidP="005303FF">
      <w:pPr>
        <w:spacing w:line="360" w:lineRule="auto"/>
        <w:jc w:val="both"/>
      </w:pPr>
      <w:r>
        <w:t xml:space="preserve">Następujący rysunek </w:t>
      </w:r>
      <w:r w:rsidR="009E734F">
        <w:t>przedstawia fragment repozytorium UserPostRepozytor</w:t>
      </w:r>
      <w:r>
        <w:t>y</w:t>
      </w:r>
      <w:r w:rsidR="009E734F">
        <w:t xml:space="preserve"> z metodą GetRangeByIdAsync, która jest metodą asynchroniczną bezpośrednio zwracającą wcześniej odpytane dane. Tutaj warto zwrócić uwagę na obecność wstrzykniętego przez konstruktor do klasy nadrzędnej kontekstu bazy danych – to właśnie poprzez ten kontekst odbywa się odczytywanie</w:t>
      </w:r>
      <w:r>
        <w:t xml:space="preserve"> danych</w:t>
      </w:r>
      <w:r w:rsidR="009E734F">
        <w:t xml:space="preserve"> z bazy danych.</w:t>
      </w:r>
    </w:p>
    <w:p w14:paraId="17276937" w14:textId="4CFD9513" w:rsidR="001226CA" w:rsidRDefault="007E574D" w:rsidP="005303FF">
      <w:pPr>
        <w:keepNext/>
        <w:spacing w:line="360" w:lineRule="auto"/>
        <w:jc w:val="both"/>
      </w:pPr>
      <w:r>
        <w:rPr>
          <w:noProof/>
        </w:rPr>
        <w:lastRenderedPageBreak/>
        <w:drawing>
          <wp:inline distT="0" distB="0" distL="0" distR="0" wp14:anchorId="6470440D" wp14:editId="3476CF5B">
            <wp:extent cx="4114800" cy="201422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2014220"/>
                    </a:xfrm>
                    <a:prstGeom prst="rect">
                      <a:avLst/>
                    </a:prstGeom>
                    <a:noFill/>
                    <a:ln>
                      <a:noFill/>
                    </a:ln>
                  </pic:spPr>
                </pic:pic>
              </a:graphicData>
            </a:graphic>
          </wp:inline>
        </w:drawing>
      </w:r>
    </w:p>
    <w:p w14:paraId="2F09C93B" w14:textId="484F26A5" w:rsidR="00376088" w:rsidRPr="007A082D" w:rsidRDefault="001226CA" w:rsidP="00640707">
      <w:pPr>
        <w:pStyle w:val="Legenda"/>
        <w:spacing w:line="360" w:lineRule="auto"/>
        <w:jc w:val="both"/>
        <w:rPr>
          <w:sz w:val="24"/>
          <w:szCs w:val="24"/>
        </w:rPr>
      </w:pPr>
      <w:bookmarkStart w:id="168" w:name="_Toc29377073"/>
      <w:r w:rsidRPr="001226CA">
        <w:rPr>
          <w:sz w:val="24"/>
          <w:szCs w:val="24"/>
        </w:rPr>
        <w:t xml:space="preserve">Rysunek </w:t>
      </w:r>
      <w:r w:rsidRPr="001226CA">
        <w:rPr>
          <w:sz w:val="24"/>
          <w:szCs w:val="24"/>
        </w:rPr>
        <w:fldChar w:fldCharType="begin"/>
      </w:r>
      <w:r w:rsidRPr="001226CA">
        <w:rPr>
          <w:sz w:val="24"/>
          <w:szCs w:val="24"/>
        </w:rPr>
        <w:instrText xml:space="preserve"> SEQ Rysunek \* ARABIC </w:instrText>
      </w:r>
      <w:r w:rsidRPr="001226CA">
        <w:rPr>
          <w:sz w:val="24"/>
          <w:szCs w:val="24"/>
        </w:rPr>
        <w:fldChar w:fldCharType="separate"/>
      </w:r>
      <w:r w:rsidR="00C31C93">
        <w:rPr>
          <w:noProof/>
          <w:sz w:val="24"/>
          <w:szCs w:val="24"/>
        </w:rPr>
        <w:t>20</w:t>
      </w:r>
      <w:r w:rsidRPr="001226CA">
        <w:rPr>
          <w:sz w:val="24"/>
          <w:szCs w:val="24"/>
        </w:rPr>
        <w:fldChar w:fldCharType="end"/>
      </w:r>
      <w:r w:rsidRPr="001226CA">
        <w:rPr>
          <w:sz w:val="24"/>
          <w:szCs w:val="24"/>
        </w:rPr>
        <w:t xml:space="preserve"> </w:t>
      </w:r>
      <w:r w:rsidR="00206E16">
        <w:rPr>
          <w:sz w:val="24"/>
          <w:szCs w:val="24"/>
        </w:rPr>
        <w:t>F</w:t>
      </w:r>
      <w:r w:rsidRPr="001226CA">
        <w:rPr>
          <w:sz w:val="24"/>
          <w:szCs w:val="24"/>
        </w:rPr>
        <w:t>ragment repozytorium UserPostRepository wraz z metodą pobierającą niezbędne dane o wpisie z bazy danych</w:t>
      </w:r>
      <w:bookmarkEnd w:id="168"/>
    </w:p>
    <w:p w14:paraId="4949CD7D" w14:textId="0D94C72B" w:rsidR="00BE2C4E" w:rsidRDefault="00632F50" w:rsidP="005303FF">
      <w:pPr>
        <w:pStyle w:val="Tekstpodstawowy"/>
        <w:spacing w:line="360" w:lineRule="auto"/>
        <w:ind w:firstLine="709"/>
        <w:contextualSpacing/>
        <w:jc w:val="both"/>
      </w:pPr>
      <w:r>
        <w:t xml:space="preserve">Innym podejściem do organizacji warstwy domenowej jest używanie wzorca CQRS. </w:t>
      </w:r>
      <w:r w:rsidR="00297642">
        <w:t>Ten wzorzec opiera się o wzorzec</w:t>
      </w:r>
      <w:r w:rsidR="00622BB0">
        <w:t xml:space="preserve"> wynaleziony przez</w:t>
      </w:r>
      <w:r w:rsidR="00297642">
        <w:t xml:space="preserve"> Bertanrd</w:t>
      </w:r>
      <w:r w:rsidR="000E5F3B">
        <w:t>’</w:t>
      </w:r>
      <w:r w:rsidR="00297642">
        <w:t xml:space="preserve">a Meyer’a o nazwie </w:t>
      </w:r>
      <w:r w:rsidR="00297642" w:rsidRPr="00297642">
        <w:rPr>
          <w:i/>
          <w:iCs/>
        </w:rPr>
        <w:t>Command Query Responsibilty</w:t>
      </w:r>
      <w:r w:rsidR="00297642" w:rsidRPr="00297642">
        <w:rPr>
          <w:rStyle w:val="Odwoanieprzypisudolnego"/>
        </w:rPr>
        <w:footnoteReference w:id="64"/>
      </w:r>
      <w:r w:rsidR="00206E16">
        <w:t xml:space="preserve">, </w:t>
      </w:r>
      <w:r w:rsidR="002A5EB5">
        <w:t xml:space="preserve">którego działanie opiera się na stwierdzeniu, że każda metoda powinna być komendą wykonującą czynność lub </w:t>
      </w:r>
      <w:r w:rsidR="005A660E">
        <w:t>za</w:t>
      </w:r>
      <w:r w:rsidR="002A5EB5">
        <w:t>pytaniem zwracającym dane do wywołującego.</w:t>
      </w:r>
      <w:r w:rsidR="005A660E">
        <w:t xml:space="preserve"> Fundamentalną różnicą pomiędzy tymi wzorcami jest powinność dzielenia obiektów na </w:t>
      </w:r>
      <w:r w:rsidR="00C9122A">
        <w:t>interfejsy</w:t>
      </w:r>
      <w:r w:rsidR="005A660E">
        <w:t xml:space="preserve">, z czego </w:t>
      </w:r>
      <w:r w:rsidR="00BE2C4E">
        <w:t>pierwszy</w:t>
      </w:r>
      <w:r w:rsidR="005A660E">
        <w:t xml:space="preserve"> służy do przechowywania </w:t>
      </w:r>
      <w:r w:rsidR="00200896">
        <w:t>za</w:t>
      </w:r>
      <w:r w:rsidR="005A660E">
        <w:t>pytań, a drugi do przechowywania komend.</w:t>
      </w:r>
      <w:r w:rsidR="000134C6">
        <w:t xml:space="preserve"> Uważa się, że ten wzorzec jest jedną z alternatyw wzorca repozytorium</w:t>
      </w:r>
      <w:r w:rsidR="00D007F9">
        <w:t>, chociaż nie jest to</w:t>
      </w:r>
      <w:r w:rsidR="00F26017">
        <w:t xml:space="preserve"> zbytnio</w:t>
      </w:r>
      <w:r w:rsidR="00D007F9">
        <w:t xml:space="preserve"> racjonalne </w:t>
      </w:r>
      <w:proofErr w:type="gramStart"/>
      <w:r w:rsidR="00D007F9">
        <w:t>podejście</w:t>
      </w:r>
      <w:proofErr w:type="gramEnd"/>
      <w:r w:rsidR="00D007F9">
        <w:t xml:space="preserve"> ponieważ likwiduje czynnik enkapsulacji, na przykład w kontekście pochodzenia danych</w:t>
      </w:r>
      <w:r w:rsidR="000134C6">
        <w:t xml:space="preserve">. </w:t>
      </w:r>
      <w:r w:rsidR="00F26017">
        <w:t>Architekturę</w:t>
      </w:r>
      <w:r w:rsidR="00510011">
        <w:t xml:space="preserve"> CQRS można zaimplementować na </w:t>
      </w:r>
      <w:r w:rsidR="000134C6">
        <w:t>różne</w:t>
      </w:r>
      <w:r w:rsidR="00510011">
        <w:t xml:space="preserve"> sposob</w:t>
      </w:r>
      <w:r w:rsidR="000134C6">
        <w:t>y</w:t>
      </w:r>
      <w:r w:rsidR="00510011">
        <w:t xml:space="preserve">, na przykład ręcznie lub z użyciem biblioteki </w:t>
      </w:r>
      <w:r w:rsidR="00510011" w:rsidRPr="007A082D">
        <w:t>MediatR</w:t>
      </w:r>
      <w:r w:rsidR="00224B09">
        <w:rPr>
          <w:rStyle w:val="Odwoanieprzypisudolnego"/>
        </w:rPr>
        <w:footnoteReference w:id="65"/>
      </w:r>
      <w:r w:rsidR="00224B09">
        <w:t xml:space="preserve"> implementującej wzorzec projektowy </w:t>
      </w:r>
      <w:r w:rsidR="00224B09" w:rsidRPr="000134C6">
        <w:t>Mediator</w:t>
      </w:r>
      <w:r w:rsidR="00F23573" w:rsidRPr="000134C6">
        <w:rPr>
          <w:rStyle w:val="Odwoanieprzypisudolnego"/>
        </w:rPr>
        <w:footnoteReference w:id="66"/>
      </w:r>
      <w:r w:rsidR="00224B09" w:rsidRPr="000134C6">
        <w:t>,</w:t>
      </w:r>
      <w:r w:rsidR="00224B09">
        <w:t xml:space="preserve"> który służy do zdefiniowania obiektu </w:t>
      </w:r>
      <w:r w:rsidR="000650BA">
        <w:t>hermetyzującego</w:t>
      </w:r>
      <w:r w:rsidR="008175F9">
        <w:t xml:space="preserve"> interakcję</w:t>
      </w:r>
      <w:r w:rsidR="007F7EC1">
        <w:t xml:space="preserve"> w grupie obiektów</w:t>
      </w:r>
      <w:r w:rsidR="00510011">
        <w:t xml:space="preserve">, co jest bardziej racjonalnym </w:t>
      </w:r>
      <w:proofErr w:type="gramStart"/>
      <w:r w:rsidR="00510011">
        <w:t>rozwiązaniem</w:t>
      </w:r>
      <w:proofErr w:type="gramEnd"/>
      <w:r w:rsidR="00510011">
        <w:t xml:space="preserve"> ponieważ likwiduje duże ilości powtarzającego się kodu</w:t>
      </w:r>
      <w:r w:rsidR="004710EF">
        <w:t>.</w:t>
      </w:r>
    </w:p>
    <w:p w14:paraId="2F5D1A2A" w14:textId="7AE17E80" w:rsidR="00AB686E" w:rsidRDefault="00AB686E" w:rsidP="005303FF">
      <w:pPr>
        <w:pStyle w:val="Tekstpodstawowy"/>
        <w:spacing w:line="360" w:lineRule="auto"/>
        <w:ind w:firstLine="709"/>
        <w:contextualSpacing/>
        <w:jc w:val="both"/>
      </w:pPr>
      <w:r>
        <w:t>Wykorzystywanie wzorca w kontrolerze odbywa</w:t>
      </w:r>
      <w:r w:rsidR="00622BB0">
        <w:t xml:space="preserve"> się</w:t>
      </w:r>
      <w:r>
        <w:t xml:space="preserve"> poprzez wstrzykiwanie interfejsu </w:t>
      </w:r>
      <w:r w:rsidRPr="007A082D">
        <w:t>IMediator</w:t>
      </w:r>
      <w:r w:rsidR="00BC1914">
        <w:t>.</w:t>
      </w:r>
      <w:r w:rsidR="005A3D23">
        <w:t xml:space="preserve"> Przykład wykorzystania</w:t>
      </w:r>
      <w:r w:rsidR="00A9557D">
        <w:t xml:space="preserve"> wzorca</w:t>
      </w:r>
      <w:r w:rsidR="005A3D23">
        <w:t xml:space="preserve"> przedstawia poniższy rysunek</w:t>
      </w:r>
      <w:r w:rsidR="00453641">
        <w:t>.</w:t>
      </w:r>
    </w:p>
    <w:p w14:paraId="21C18A5C" w14:textId="1C702939" w:rsidR="00F00EC8" w:rsidRDefault="007E574D" w:rsidP="005303FF">
      <w:pPr>
        <w:pStyle w:val="Tekstpodstawowy"/>
        <w:keepNext/>
        <w:spacing w:line="360" w:lineRule="auto"/>
        <w:jc w:val="both"/>
      </w:pPr>
      <w:r>
        <w:rPr>
          <w:noProof/>
        </w:rPr>
        <w:lastRenderedPageBreak/>
        <w:drawing>
          <wp:inline distT="0" distB="0" distL="0" distR="0" wp14:anchorId="41EF861B" wp14:editId="5BBEFC2E">
            <wp:extent cx="4303059" cy="2052598"/>
            <wp:effectExtent l="0" t="0" r="254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2707" cy="2061970"/>
                    </a:xfrm>
                    <a:prstGeom prst="rect">
                      <a:avLst/>
                    </a:prstGeom>
                    <a:noFill/>
                    <a:ln>
                      <a:noFill/>
                    </a:ln>
                  </pic:spPr>
                </pic:pic>
              </a:graphicData>
            </a:graphic>
          </wp:inline>
        </w:drawing>
      </w:r>
    </w:p>
    <w:p w14:paraId="41465317" w14:textId="705A97A3" w:rsidR="00DE5C82" w:rsidRPr="00640707" w:rsidRDefault="00F00EC8" w:rsidP="00640707">
      <w:pPr>
        <w:pStyle w:val="Legenda"/>
        <w:spacing w:line="360" w:lineRule="auto"/>
        <w:jc w:val="both"/>
        <w:rPr>
          <w:sz w:val="24"/>
          <w:szCs w:val="24"/>
        </w:rPr>
      </w:pPr>
      <w:bookmarkStart w:id="185" w:name="_Toc29377074"/>
      <w:r w:rsidRPr="00F00EC8">
        <w:rPr>
          <w:sz w:val="24"/>
          <w:szCs w:val="24"/>
        </w:rPr>
        <w:t xml:space="preserve">Rysunek </w:t>
      </w:r>
      <w:r w:rsidRPr="00F00EC8">
        <w:rPr>
          <w:sz w:val="24"/>
          <w:szCs w:val="24"/>
        </w:rPr>
        <w:fldChar w:fldCharType="begin"/>
      </w:r>
      <w:r w:rsidRPr="00F00EC8">
        <w:rPr>
          <w:sz w:val="24"/>
          <w:szCs w:val="24"/>
        </w:rPr>
        <w:instrText xml:space="preserve"> SEQ Rysunek \* ARABIC </w:instrText>
      </w:r>
      <w:r w:rsidRPr="00F00EC8">
        <w:rPr>
          <w:sz w:val="24"/>
          <w:szCs w:val="24"/>
        </w:rPr>
        <w:fldChar w:fldCharType="separate"/>
      </w:r>
      <w:r w:rsidR="00C31C93">
        <w:rPr>
          <w:noProof/>
          <w:sz w:val="24"/>
          <w:szCs w:val="24"/>
        </w:rPr>
        <w:t>21</w:t>
      </w:r>
      <w:r w:rsidRPr="00F00EC8">
        <w:rPr>
          <w:sz w:val="24"/>
          <w:szCs w:val="24"/>
        </w:rPr>
        <w:fldChar w:fldCharType="end"/>
      </w:r>
      <w:r w:rsidRPr="00F00EC8">
        <w:rPr>
          <w:sz w:val="24"/>
          <w:szCs w:val="24"/>
        </w:rPr>
        <w:t xml:space="preserve"> Wycinek kodu przedstawiający metodę odpowiadającą za przetwarzanie zapytania o wyznaczoną listę wpisów na </w:t>
      </w:r>
      <w:r w:rsidR="00640707">
        <w:rPr>
          <w:sz w:val="24"/>
          <w:szCs w:val="24"/>
        </w:rPr>
        <w:t>pod</w:t>
      </w:r>
      <w:r w:rsidRPr="00F00EC8">
        <w:rPr>
          <w:sz w:val="24"/>
          <w:szCs w:val="24"/>
        </w:rPr>
        <w:t>stronie wydarzenia</w:t>
      </w:r>
      <w:bookmarkEnd w:id="185"/>
    </w:p>
    <w:p w14:paraId="41EE749E" w14:textId="7BF9AB0B" w:rsidR="00BB1EA5" w:rsidRDefault="00865313" w:rsidP="005303FF">
      <w:pPr>
        <w:spacing w:line="360" w:lineRule="auto"/>
        <w:jc w:val="both"/>
      </w:pPr>
      <w:r>
        <w:t xml:space="preserve">W tym wypadku poprzez mediator zostanie wykonane zapytanie o nazwie </w:t>
      </w:r>
      <w:r w:rsidRPr="00A9243C">
        <w:t>GetEventPostRangeById</w:t>
      </w:r>
      <w:r w:rsidR="008A115D" w:rsidRPr="00DD0B7F">
        <w:rPr>
          <w:rPrChange w:id="186" w:author="Dariusz Kralewski" w:date="2020-01-08T14:35:00Z">
            <w:rPr>
              <w:lang w:val="en-US"/>
            </w:rPr>
          </w:rPrChange>
        </w:rPr>
        <w:t xml:space="preserve">, </w:t>
      </w:r>
      <w:r w:rsidR="00BB1EA5" w:rsidRPr="00774A2B">
        <w:t>które opisuje</w:t>
      </w:r>
      <w:r w:rsidR="00BB1EA5">
        <w:t xml:space="preserve"> model do odczytu </w:t>
      </w:r>
      <w:r w:rsidR="008A115D">
        <w:t>przedstawion</w:t>
      </w:r>
      <w:r w:rsidR="00BB1EA5">
        <w:t xml:space="preserve">y </w:t>
      </w:r>
      <w:r w:rsidR="008A115D">
        <w:t>na poniższym rysunku</w:t>
      </w:r>
      <w:r w:rsidR="00BB1EA5">
        <w:t>.</w:t>
      </w:r>
    </w:p>
    <w:p w14:paraId="73FCB460" w14:textId="4DEA072F" w:rsidR="00BB1EA5" w:rsidRDefault="007E574D" w:rsidP="005303FF">
      <w:pPr>
        <w:keepNext/>
        <w:jc w:val="both"/>
      </w:pPr>
      <w:r>
        <w:rPr>
          <w:noProof/>
          <w:lang w:val="en-US"/>
        </w:rPr>
        <w:drawing>
          <wp:inline distT="0" distB="0" distL="0" distR="0" wp14:anchorId="1CF89C6B" wp14:editId="5F0A0FA3">
            <wp:extent cx="2820040" cy="1152117"/>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1153" cy="1172999"/>
                    </a:xfrm>
                    <a:prstGeom prst="rect">
                      <a:avLst/>
                    </a:prstGeom>
                    <a:noFill/>
                    <a:ln>
                      <a:noFill/>
                    </a:ln>
                  </pic:spPr>
                </pic:pic>
              </a:graphicData>
            </a:graphic>
          </wp:inline>
        </w:drawing>
      </w:r>
    </w:p>
    <w:p w14:paraId="72B47F6D" w14:textId="5E7830BD" w:rsidR="00BB1EA5" w:rsidRPr="00640707" w:rsidRDefault="00BB1EA5" w:rsidP="00640707">
      <w:pPr>
        <w:pStyle w:val="Legenda"/>
        <w:spacing w:line="360" w:lineRule="auto"/>
        <w:jc w:val="both"/>
        <w:rPr>
          <w:sz w:val="24"/>
          <w:szCs w:val="24"/>
          <w:rPrChange w:id="187" w:author="Dariusz Kralewski" w:date="2020-01-08T14:35:00Z">
            <w:rPr>
              <w:lang w:val="en-US"/>
            </w:rPr>
          </w:rPrChange>
        </w:rPr>
      </w:pPr>
      <w:bookmarkStart w:id="188" w:name="_Toc29377075"/>
      <w:r w:rsidRPr="00BB1EA5">
        <w:rPr>
          <w:sz w:val="24"/>
          <w:szCs w:val="24"/>
        </w:rPr>
        <w:t xml:space="preserve">Rysunek </w:t>
      </w:r>
      <w:r w:rsidRPr="00BB1EA5">
        <w:rPr>
          <w:sz w:val="24"/>
          <w:szCs w:val="24"/>
        </w:rPr>
        <w:fldChar w:fldCharType="begin"/>
      </w:r>
      <w:r w:rsidRPr="00BB1EA5">
        <w:rPr>
          <w:sz w:val="24"/>
          <w:szCs w:val="24"/>
        </w:rPr>
        <w:instrText xml:space="preserve"> SEQ Rysunek \* ARABIC </w:instrText>
      </w:r>
      <w:r w:rsidRPr="00BB1EA5">
        <w:rPr>
          <w:sz w:val="24"/>
          <w:szCs w:val="24"/>
        </w:rPr>
        <w:fldChar w:fldCharType="separate"/>
      </w:r>
      <w:r w:rsidR="00C31C93">
        <w:rPr>
          <w:noProof/>
          <w:sz w:val="24"/>
          <w:szCs w:val="24"/>
        </w:rPr>
        <w:t>22</w:t>
      </w:r>
      <w:r w:rsidRPr="00BB1EA5">
        <w:rPr>
          <w:sz w:val="24"/>
          <w:szCs w:val="24"/>
        </w:rPr>
        <w:fldChar w:fldCharType="end"/>
      </w:r>
      <w:r w:rsidRPr="00BB1EA5">
        <w:rPr>
          <w:sz w:val="24"/>
          <w:szCs w:val="24"/>
        </w:rPr>
        <w:t xml:space="preserve"> Model GetEventPostRangeById</w:t>
      </w:r>
      <w:bookmarkEnd w:id="188"/>
    </w:p>
    <w:p w14:paraId="11897488" w14:textId="0077C751" w:rsidR="00BB1EA5" w:rsidRDefault="00ED7679" w:rsidP="005303FF">
      <w:pPr>
        <w:spacing w:line="360" w:lineRule="auto"/>
        <w:jc w:val="both"/>
      </w:pPr>
      <w:r w:rsidRPr="00ED7679">
        <w:t xml:space="preserve">Każdy tworzony model </w:t>
      </w:r>
      <w:r w:rsidR="00A9557D">
        <w:t xml:space="preserve">do </w:t>
      </w:r>
      <w:r w:rsidRPr="00ED7679">
        <w:t>odczytu powinien implementować interfejs generyczny IRequest przyjmujący jako parametr</w:t>
      </w:r>
      <w:r>
        <w:t xml:space="preserve"> typ, który powinien zostać zwrócony przez Handler</w:t>
      </w:r>
      <w:r w:rsidR="005B296C">
        <w:t xml:space="preserve">, czyli klasę zwracającą odpytane dane do kontrolera </w:t>
      </w:r>
      <w:r>
        <w:t>przedstawion</w:t>
      </w:r>
      <w:r w:rsidR="005B296C">
        <w:t>ą</w:t>
      </w:r>
      <w:r>
        <w:t xml:space="preserve"> na poniższym rysunku</w:t>
      </w:r>
      <w:r w:rsidR="00453641">
        <w:t>.</w:t>
      </w:r>
    </w:p>
    <w:p w14:paraId="614849AA" w14:textId="510188E9" w:rsidR="00ED7679" w:rsidRDefault="007E574D" w:rsidP="005303FF">
      <w:pPr>
        <w:keepNext/>
        <w:spacing w:line="360" w:lineRule="auto"/>
        <w:jc w:val="both"/>
      </w:pPr>
      <w:r>
        <w:rPr>
          <w:noProof/>
        </w:rPr>
        <w:drawing>
          <wp:inline distT="0" distB="0" distL="0" distR="0" wp14:anchorId="089569D9" wp14:editId="2E7332DC">
            <wp:extent cx="3624687" cy="2612571"/>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4687" cy="2612571"/>
                    </a:xfrm>
                    <a:prstGeom prst="rect">
                      <a:avLst/>
                    </a:prstGeom>
                    <a:noFill/>
                    <a:ln>
                      <a:noFill/>
                    </a:ln>
                  </pic:spPr>
                </pic:pic>
              </a:graphicData>
            </a:graphic>
          </wp:inline>
        </w:drawing>
      </w:r>
    </w:p>
    <w:p w14:paraId="61C2B7D3" w14:textId="11D08491" w:rsidR="00EE1552" w:rsidRPr="00640707" w:rsidRDefault="00ED7679" w:rsidP="00640707">
      <w:pPr>
        <w:pStyle w:val="Legenda"/>
        <w:spacing w:line="360" w:lineRule="auto"/>
        <w:jc w:val="both"/>
        <w:rPr>
          <w:sz w:val="24"/>
          <w:szCs w:val="24"/>
        </w:rPr>
      </w:pPr>
      <w:bookmarkStart w:id="189" w:name="_Toc29377076"/>
      <w:r w:rsidRPr="00ED7679">
        <w:rPr>
          <w:sz w:val="24"/>
          <w:szCs w:val="24"/>
        </w:rPr>
        <w:t xml:space="preserve">Rysunek </w:t>
      </w:r>
      <w:r w:rsidRPr="00ED7679">
        <w:rPr>
          <w:sz w:val="24"/>
          <w:szCs w:val="24"/>
        </w:rPr>
        <w:fldChar w:fldCharType="begin"/>
      </w:r>
      <w:r w:rsidRPr="00ED7679">
        <w:rPr>
          <w:sz w:val="24"/>
          <w:szCs w:val="24"/>
        </w:rPr>
        <w:instrText xml:space="preserve"> SEQ Rysunek \* ARABIC </w:instrText>
      </w:r>
      <w:r w:rsidRPr="00ED7679">
        <w:rPr>
          <w:sz w:val="24"/>
          <w:szCs w:val="24"/>
        </w:rPr>
        <w:fldChar w:fldCharType="separate"/>
      </w:r>
      <w:r w:rsidR="00C31C93">
        <w:rPr>
          <w:noProof/>
          <w:sz w:val="24"/>
          <w:szCs w:val="24"/>
        </w:rPr>
        <w:t>23</w:t>
      </w:r>
      <w:r w:rsidRPr="00ED7679">
        <w:rPr>
          <w:sz w:val="24"/>
          <w:szCs w:val="24"/>
        </w:rPr>
        <w:fldChar w:fldCharType="end"/>
      </w:r>
      <w:r w:rsidRPr="00ED7679">
        <w:rPr>
          <w:sz w:val="24"/>
          <w:szCs w:val="24"/>
        </w:rPr>
        <w:t xml:space="preserve"> Handler obsługujący odczytywanie wpisów na stronie wydarzenia w oparciu o podany model do odczytu</w:t>
      </w:r>
      <w:bookmarkEnd w:id="189"/>
    </w:p>
    <w:p w14:paraId="06131570" w14:textId="380FF8D9" w:rsidR="00ED7679" w:rsidRPr="00ED7679" w:rsidRDefault="00EE1552" w:rsidP="005303FF">
      <w:pPr>
        <w:spacing w:line="360" w:lineRule="auto"/>
        <w:ind w:firstLine="709"/>
        <w:jc w:val="both"/>
      </w:pPr>
      <w:r>
        <w:lastRenderedPageBreak/>
        <w:t xml:space="preserve">Dostęp do bazy danych z poziomu handlera może odbywać się poprzez repozytorium lub wstrzykiwanie kontekstu bazy danych. W tym </w:t>
      </w:r>
      <w:r w:rsidR="00A9557D">
        <w:t>w</w:t>
      </w:r>
      <w:r>
        <w:t>ypadku</w:t>
      </w:r>
      <w:r w:rsidR="001A2918">
        <w:t xml:space="preserve"> jednak</w:t>
      </w:r>
      <w:r>
        <w:t xml:space="preserve"> racjonalniejszym podejściem jest wykorzystanie już zaimplementowanej logiki </w:t>
      </w:r>
      <w:r w:rsidR="005B296C">
        <w:t>odpytywania</w:t>
      </w:r>
      <w:r>
        <w:t xml:space="preserve"> danych wpis</w:t>
      </w:r>
      <w:r w:rsidR="00F64002">
        <w:t>ów</w:t>
      </w:r>
      <w:r>
        <w:t xml:space="preserve"> w repozytorium</w:t>
      </w:r>
      <w:r w:rsidR="00200896">
        <w:t>.</w:t>
      </w:r>
    </w:p>
    <w:p w14:paraId="252A1FDD" w14:textId="77FA517E" w:rsidR="00F95818" w:rsidRPr="001A2918" w:rsidRDefault="008679B6" w:rsidP="005303FF">
      <w:pPr>
        <w:pStyle w:val="Nagwek1"/>
        <w:jc w:val="both"/>
      </w:pPr>
      <w:bookmarkStart w:id="190" w:name="_Toc29673481"/>
      <w:r>
        <w:t>3</w:t>
      </w:r>
      <w:r w:rsidR="00F95818" w:rsidRPr="001A2918">
        <w:t>.</w:t>
      </w:r>
      <w:r>
        <w:t>3</w:t>
      </w:r>
      <w:r w:rsidR="00F95818" w:rsidRPr="001A2918">
        <w:t xml:space="preserve">. Proces </w:t>
      </w:r>
      <w:r w:rsidR="00EB77EC">
        <w:t>uwierzytelniania i autentykacji użytkowników</w:t>
      </w:r>
      <w:bookmarkEnd w:id="190"/>
    </w:p>
    <w:p w14:paraId="5C152146" w14:textId="65DE3671" w:rsidR="00F95818" w:rsidRDefault="000E5D3B" w:rsidP="005303FF">
      <w:pPr>
        <w:spacing w:line="360" w:lineRule="auto"/>
        <w:ind w:firstLine="709"/>
        <w:jc w:val="both"/>
      </w:pPr>
      <w:r>
        <w:t>Implementację p</w:t>
      </w:r>
      <w:r w:rsidR="00E240A4" w:rsidRPr="00E240A4">
        <w:t>roces</w:t>
      </w:r>
      <w:r>
        <w:t>u</w:t>
      </w:r>
      <w:r w:rsidR="00E240A4" w:rsidRPr="00E240A4">
        <w:t xml:space="preserve"> rejestracji </w:t>
      </w:r>
      <w:r w:rsidR="00E240A4">
        <w:t xml:space="preserve">użytkowników </w:t>
      </w:r>
      <w:r>
        <w:t>należy rozpocząć od ustalenia danych, które powinno się pozyskiwać od użytkowników w czasie rejestracji. Głównymi składnikami procesu rejestracji są hasło oraz email</w:t>
      </w:r>
      <w:r w:rsidR="00DD57EB">
        <w:t xml:space="preserve">. </w:t>
      </w:r>
      <w:r>
        <w:t>Ponieważ tworzonym rozwiązaniem jest sieć społecznościowa oprócz powyższych dwóch ważną częścią procesu rejestracji powinny być</w:t>
      </w:r>
      <w:r w:rsidR="00DD57EB">
        <w:t xml:space="preserve"> także</w:t>
      </w:r>
      <w:r w:rsidR="005B296C">
        <w:t xml:space="preserve"> inne podstawowe dane użytkownika:</w:t>
      </w:r>
      <w:r w:rsidR="00DD57EB">
        <w:t xml:space="preserve"> </w:t>
      </w:r>
      <w:r>
        <w:t>imię, nazwisko, wiek</w:t>
      </w:r>
      <w:r w:rsidR="00507A6C" w:rsidRPr="00507A6C">
        <w:t>,</w:t>
      </w:r>
      <w:r w:rsidR="00507A6C">
        <w:t xml:space="preserve"> miasto zamieszkania</w:t>
      </w:r>
      <w:r w:rsidR="00DD57EB">
        <w:t xml:space="preserve"> oraz</w:t>
      </w:r>
      <w:r w:rsidR="00507A6C">
        <w:t xml:space="preserve"> płeć.</w:t>
      </w:r>
    </w:p>
    <w:p w14:paraId="6F21E4B8" w14:textId="2F61E8DB" w:rsidR="00745E92" w:rsidRDefault="00DD57EB" w:rsidP="005303FF">
      <w:pPr>
        <w:spacing w:line="360" w:lineRule="auto"/>
        <w:ind w:firstLine="709"/>
        <w:jc w:val="both"/>
      </w:pPr>
      <w:r>
        <w:t xml:space="preserve">Rejestracja użytkownika będzie przebiegała z poziomu osobnej </w:t>
      </w:r>
      <w:proofErr w:type="gramStart"/>
      <w:r>
        <w:t>podstrony</w:t>
      </w:r>
      <w:proofErr w:type="gramEnd"/>
      <w:r>
        <w:t xml:space="preserve"> na której zostanie umieszczon</w:t>
      </w:r>
      <w:r w:rsidR="001B08F6">
        <w:t xml:space="preserve">y formularz </w:t>
      </w:r>
      <w:r>
        <w:t>składając</w:t>
      </w:r>
      <w:r w:rsidR="001B08F6">
        <w:t>y</w:t>
      </w:r>
      <w:r>
        <w:t xml:space="preserve"> się z pól tekstowych oraz przycisków radiowych</w:t>
      </w:r>
      <w:r w:rsidR="00C26C77">
        <w:t xml:space="preserve"> (Rysunek</w:t>
      </w:r>
      <w:r w:rsidR="00391A43">
        <w:t xml:space="preserve"> </w:t>
      </w:r>
      <w:r w:rsidR="00336BCB">
        <w:t>2</w:t>
      </w:r>
      <w:r w:rsidR="001B08F6">
        <w:t>7</w:t>
      </w:r>
      <w:r w:rsidR="00C26C77">
        <w:t>).</w:t>
      </w:r>
      <w:r w:rsidR="001A2918">
        <w:t xml:space="preserve"> </w:t>
      </w:r>
      <w:r w:rsidR="00391A43">
        <w:t xml:space="preserve">Po wypełnieniu oraz zatwierdzaniu formy podane dane zostaną wysłane do API pod adres </w:t>
      </w:r>
      <w:r w:rsidR="00391A43" w:rsidRPr="00967447">
        <w:t>api/auth/create</w:t>
      </w:r>
      <w:r w:rsidR="00391A43">
        <w:t xml:space="preserve"> w </w:t>
      </w:r>
      <w:r w:rsidR="0050718A">
        <w:t>postaci</w:t>
      </w:r>
      <w:r w:rsidR="00745E92">
        <w:t xml:space="preserve"> poniższego</w:t>
      </w:r>
      <w:r w:rsidR="00391A43">
        <w:t xml:space="preserve"> obiektu</w:t>
      </w:r>
      <w:r w:rsidR="00745E92">
        <w:t xml:space="preserve"> JSON.</w:t>
      </w:r>
    </w:p>
    <w:p w14:paraId="02504D46" w14:textId="7BE9D048" w:rsidR="00745E92" w:rsidRDefault="007E574D" w:rsidP="005303FF">
      <w:pPr>
        <w:keepNext/>
        <w:spacing w:line="360" w:lineRule="auto"/>
        <w:jc w:val="both"/>
      </w:pPr>
      <w:r>
        <w:rPr>
          <w:noProof/>
        </w:rPr>
        <w:drawing>
          <wp:inline distT="0" distB="0" distL="0" distR="0" wp14:anchorId="670A6D6A" wp14:editId="39A7F835">
            <wp:extent cx="2021205" cy="88773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21205" cy="887730"/>
                    </a:xfrm>
                    <a:prstGeom prst="rect">
                      <a:avLst/>
                    </a:prstGeom>
                    <a:noFill/>
                    <a:ln>
                      <a:noFill/>
                    </a:ln>
                  </pic:spPr>
                </pic:pic>
              </a:graphicData>
            </a:graphic>
          </wp:inline>
        </w:drawing>
      </w:r>
    </w:p>
    <w:p w14:paraId="2F48845A" w14:textId="634DB0D3" w:rsidR="005B296C" w:rsidRPr="00640707" w:rsidRDefault="00745E92" w:rsidP="00640707">
      <w:pPr>
        <w:pStyle w:val="Legenda"/>
        <w:spacing w:line="360" w:lineRule="auto"/>
        <w:jc w:val="both"/>
        <w:rPr>
          <w:sz w:val="24"/>
          <w:szCs w:val="24"/>
        </w:rPr>
      </w:pPr>
      <w:bookmarkStart w:id="191" w:name="_Toc29377077"/>
      <w:r w:rsidRPr="00745E92">
        <w:rPr>
          <w:sz w:val="24"/>
          <w:szCs w:val="24"/>
        </w:rPr>
        <w:t xml:space="preserve">Rysunek </w:t>
      </w:r>
      <w:r w:rsidRPr="00745E92">
        <w:rPr>
          <w:sz w:val="24"/>
          <w:szCs w:val="24"/>
        </w:rPr>
        <w:fldChar w:fldCharType="begin"/>
      </w:r>
      <w:r w:rsidRPr="00745E92">
        <w:rPr>
          <w:sz w:val="24"/>
          <w:szCs w:val="24"/>
        </w:rPr>
        <w:instrText xml:space="preserve"> SEQ Rysunek \* ARABIC </w:instrText>
      </w:r>
      <w:r w:rsidRPr="00745E92">
        <w:rPr>
          <w:sz w:val="24"/>
          <w:szCs w:val="24"/>
        </w:rPr>
        <w:fldChar w:fldCharType="separate"/>
      </w:r>
      <w:r w:rsidR="00C31C93">
        <w:rPr>
          <w:noProof/>
          <w:sz w:val="24"/>
          <w:szCs w:val="24"/>
        </w:rPr>
        <w:t>24</w:t>
      </w:r>
      <w:r w:rsidRPr="00745E92">
        <w:rPr>
          <w:sz w:val="24"/>
          <w:szCs w:val="24"/>
        </w:rPr>
        <w:fldChar w:fldCharType="end"/>
      </w:r>
      <w:r w:rsidRPr="00745E92">
        <w:rPr>
          <w:sz w:val="24"/>
          <w:szCs w:val="24"/>
        </w:rPr>
        <w:t xml:space="preserve"> Obiekt JSON zawierający podstawowe dane nowego użytkownika</w:t>
      </w:r>
      <w:bookmarkEnd w:id="191"/>
    </w:p>
    <w:p w14:paraId="30DF59FA" w14:textId="77777777" w:rsidR="00A02C6B" w:rsidRDefault="00703855" w:rsidP="005303FF">
      <w:pPr>
        <w:spacing w:line="360" w:lineRule="auto"/>
        <w:jc w:val="both"/>
      </w:pPr>
      <w:r>
        <w:t xml:space="preserve">W tworzonym projekcie </w:t>
      </w:r>
      <w:r w:rsidRPr="00200896">
        <w:t>AuthController</w:t>
      </w:r>
      <w:r>
        <w:t xml:space="preserve"> odpowiada za przetwarzanie zapytań związanych z uwierzytelnianiem, autoryzacją i rejestracją nowego użytkownika. Poniższy wycinek kodu przedstawia metodę kontrolera, która przetwarza rejestrację nowego użytkownika.</w:t>
      </w:r>
    </w:p>
    <w:p w14:paraId="038BA510" w14:textId="570A266A" w:rsidR="00057167" w:rsidRDefault="007E574D" w:rsidP="005303FF">
      <w:pPr>
        <w:keepNext/>
        <w:jc w:val="both"/>
      </w:pPr>
      <w:r>
        <w:rPr>
          <w:noProof/>
        </w:rPr>
        <w:drawing>
          <wp:inline distT="0" distB="0" distL="0" distR="0" wp14:anchorId="16147592" wp14:editId="1E0F966A">
            <wp:extent cx="2703195" cy="1722755"/>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03195" cy="1722755"/>
                    </a:xfrm>
                    <a:prstGeom prst="rect">
                      <a:avLst/>
                    </a:prstGeom>
                    <a:noFill/>
                    <a:ln>
                      <a:noFill/>
                    </a:ln>
                  </pic:spPr>
                </pic:pic>
              </a:graphicData>
            </a:graphic>
          </wp:inline>
        </w:drawing>
      </w:r>
    </w:p>
    <w:p w14:paraId="2BAB1471" w14:textId="64DD30A3" w:rsidR="00057167" w:rsidRPr="00640707" w:rsidRDefault="00057167" w:rsidP="00640707">
      <w:pPr>
        <w:pStyle w:val="Legenda"/>
        <w:spacing w:line="360" w:lineRule="auto"/>
        <w:jc w:val="both"/>
        <w:rPr>
          <w:sz w:val="24"/>
          <w:szCs w:val="24"/>
        </w:rPr>
      </w:pPr>
      <w:bookmarkStart w:id="192" w:name="_Toc29377078"/>
      <w:r w:rsidRPr="00057167">
        <w:rPr>
          <w:sz w:val="24"/>
          <w:szCs w:val="24"/>
        </w:rPr>
        <w:t xml:space="preserve">Rysunek </w:t>
      </w:r>
      <w:r w:rsidRPr="00057167">
        <w:rPr>
          <w:sz w:val="24"/>
          <w:szCs w:val="24"/>
        </w:rPr>
        <w:fldChar w:fldCharType="begin"/>
      </w:r>
      <w:r w:rsidRPr="00057167">
        <w:rPr>
          <w:sz w:val="24"/>
          <w:szCs w:val="24"/>
        </w:rPr>
        <w:instrText xml:space="preserve"> SEQ Rysunek \* ARABIC </w:instrText>
      </w:r>
      <w:r w:rsidRPr="00057167">
        <w:rPr>
          <w:sz w:val="24"/>
          <w:szCs w:val="24"/>
        </w:rPr>
        <w:fldChar w:fldCharType="separate"/>
      </w:r>
      <w:r w:rsidR="00C31C93">
        <w:rPr>
          <w:noProof/>
          <w:sz w:val="24"/>
          <w:szCs w:val="24"/>
        </w:rPr>
        <w:t>25</w:t>
      </w:r>
      <w:r w:rsidRPr="00057167">
        <w:rPr>
          <w:sz w:val="24"/>
          <w:szCs w:val="24"/>
        </w:rPr>
        <w:fldChar w:fldCharType="end"/>
      </w:r>
      <w:r w:rsidRPr="00057167">
        <w:rPr>
          <w:sz w:val="24"/>
          <w:szCs w:val="24"/>
        </w:rPr>
        <w:t xml:space="preserve"> Metoda w kontrolerze AuthController przetwarzająca rejestrację nowego użytkownika</w:t>
      </w:r>
      <w:bookmarkEnd w:id="192"/>
    </w:p>
    <w:p w14:paraId="5D3BFE47" w14:textId="09792336" w:rsidR="00703855" w:rsidRDefault="00703855" w:rsidP="005303FF">
      <w:pPr>
        <w:spacing w:line="360" w:lineRule="auto"/>
        <w:jc w:val="both"/>
      </w:pPr>
      <w:r>
        <w:t>Po aktywacji metody zostanie użyty osobny serwis, który zaw</w:t>
      </w:r>
      <w:r w:rsidR="001A2918">
        <w:t>iera</w:t>
      </w:r>
      <w:r>
        <w:t xml:space="preserve"> metodę sprawdzającą dostępność przesłanego adresu email. Po tym etapie cały obiekt</w:t>
      </w:r>
      <w:r w:rsidR="009D6E7E">
        <w:t xml:space="preserve"> z danymi tworzonego </w:t>
      </w:r>
      <w:r w:rsidR="009D6E7E">
        <w:lastRenderedPageBreak/>
        <w:t>użytkownika</w:t>
      </w:r>
      <w:r>
        <w:t xml:space="preserve"> zostanie przesłany do innej</w:t>
      </w:r>
      <w:r w:rsidR="009D6E7E">
        <w:t xml:space="preserve"> metody tego samego serwisu, która bezpośrednio odpowiada za tworzenie użytkownika. Implementacja tej metody jest przedstawiona na rysunku poniżej.</w:t>
      </w:r>
    </w:p>
    <w:p w14:paraId="6196D1B7" w14:textId="1F851907" w:rsidR="00D8324F" w:rsidRDefault="007E574D" w:rsidP="005303FF">
      <w:pPr>
        <w:keepNext/>
        <w:jc w:val="both"/>
      </w:pPr>
      <w:r>
        <w:rPr>
          <w:noProof/>
        </w:rPr>
        <w:drawing>
          <wp:inline distT="0" distB="0" distL="0" distR="0" wp14:anchorId="29EF1165" wp14:editId="11B673CC">
            <wp:extent cx="3578225" cy="96710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8225" cy="967105"/>
                    </a:xfrm>
                    <a:prstGeom prst="rect">
                      <a:avLst/>
                    </a:prstGeom>
                    <a:noFill/>
                    <a:ln>
                      <a:noFill/>
                    </a:ln>
                  </pic:spPr>
                </pic:pic>
              </a:graphicData>
            </a:graphic>
          </wp:inline>
        </w:drawing>
      </w:r>
    </w:p>
    <w:p w14:paraId="5F368483" w14:textId="0415DA45" w:rsidR="00D8324F" w:rsidRPr="00640707" w:rsidRDefault="00D8324F" w:rsidP="00640707">
      <w:pPr>
        <w:pStyle w:val="Legenda"/>
        <w:spacing w:line="360" w:lineRule="auto"/>
        <w:jc w:val="both"/>
        <w:rPr>
          <w:sz w:val="24"/>
          <w:szCs w:val="24"/>
          <w:rPrChange w:id="193" w:author="Dariusz Kralewski" w:date="2020-01-08T14:35:00Z">
            <w:rPr>
              <w:lang w:val="en-US"/>
            </w:rPr>
          </w:rPrChange>
        </w:rPr>
      </w:pPr>
      <w:bookmarkStart w:id="194" w:name="_Toc29377079"/>
      <w:r w:rsidRPr="00D8324F">
        <w:rPr>
          <w:sz w:val="24"/>
          <w:szCs w:val="24"/>
        </w:rPr>
        <w:t xml:space="preserve">Rysunek </w:t>
      </w:r>
      <w:r w:rsidRPr="00D8324F">
        <w:rPr>
          <w:sz w:val="24"/>
          <w:szCs w:val="24"/>
        </w:rPr>
        <w:fldChar w:fldCharType="begin"/>
      </w:r>
      <w:r w:rsidRPr="00D8324F">
        <w:rPr>
          <w:sz w:val="24"/>
          <w:szCs w:val="24"/>
        </w:rPr>
        <w:instrText xml:space="preserve"> SEQ Rysunek \* ARABIC </w:instrText>
      </w:r>
      <w:r w:rsidRPr="00D8324F">
        <w:rPr>
          <w:sz w:val="24"/>
          <w:szCs w:val="24"/>
        </w:rPr>
        <w:fldChar w:fldCharType="separate"/>
      </w:r>
      <w:r w:rsidR="00C31C93">
        <w:rPr>
          <w:noProof/>
          <w:sz w:val="24"/>
          <w:szCs w:val="24"/>
        </w:rPr>
        <w:t>26</w:t>
      </w:r>
      <w:r w:rsidRPr="00D8324F">
        <w:rPr>
          <w:sz w:val="24"/>
          <w:szCs w:val="24"/>
        </w:rPr>
        <w:fldChar w:fldCharType="end"/>
      </w:r>
      <w:r w:rsidRPr="00D8324F">
        <w:rPr>
          <w:sz w:val="24"/>
          <w:szCs w:val="24"/>
        </w:rPr>
        <w:t xml:space="preserve"> Metoda w serwisie AuthenticationService odpowiadająca za rejestrację nowego użytkownika</w:t>
      </w:r>
      <w:bookmarkEnd w:id="194"/>
    </w:p>
    <w:p w14:paraId="498683F5" w14:textId="445BDFD9" w:rsidR="00336BCB" w:rsidRPr="00DD0B7F" w:rsidRDefault="00B05648" w:rsidP="005303FF">
      <w:pPr>
        <w:spacing w:line="360" w:lineRule="auto"/>
        <w:jc w:val="both"/>
        <w:rPr>
          <w:rPrChange w:id="195" w:author="Dariusz Kralewski" w:date="2020-01-08T14:35:00Z">
            <w:rPr>
              <w:lang w:val="en-US"/>
            </w:rPr>
          </w:rPrChange>
        </w:rPr>
      </w:pPr>
      <w:r w:rsidRPr="00B05648">
        <w:t xml:space="preserve">W przedstawionej powyżej </w:t>
      </w:r>
      <w:r>
        <w:t>metodzie została wykorzystana implementacja algorytmu BCrypt z biblioteki BCrypt.Net</w:t>
      </w:r>
      <w:r>
        <w:rPr>
          <w:rStyle w:val="Odwoanieprzypisudolnego"/>
        </w:rPr>
        <w:footnoteReference w:id="67"/>
      </w:r>
      <w:r>
        <w:t>. Algorytm ten jest oparty o algorytm Blowfish</w:t>
      </w:r>
      <w:r w:rsidR="007F2767">
        <w:t xml:space="preserve">, a działa w oparciu o zastosowaną „sól” oraz kosztowne wydajnościowo generowanie kluczy algorytmu Blowfish, które zostało zmodyfikowane </w:t>
      </w:r>
      <w:r w:rsidR="005B296C">
        <w:t xml:space="preserve">na tyle </w:t>
      </w:r>
      <w:r w:rsidR="007F2767">
        <w:t>aby być jeszcze bardziej kosztowne, z czego</w:t>
      </w:r>
      <w:r w:rsidR="005B296C">
        <w:t xml:space="preserve"> ma</w:t>
      </w:r>
      <w:r w:rsidR="007F2767">
        <w:t xml:space="preserve"> wynika</w:t>
      </w:r>
      <w:r w:rsidR="005B296C">
        <w:t>ć</w:t>
      </w:r>
      <w:r w:rsidR="007F2767">
        <w:t xml:space="preserve"> bardzo mała szansa złamania hasła</w:t>
      </w:r>
      <w:r w:rsidR="007F2767">
        <w:rPr>
          <w:rStyle w:val="Odwoanieprzypisudolnego"/>
        </w:rPr>
        <w:footnoteReference w:id="68"/>
      </w:r>
      <w:r w:rsidR="007F2767">
        <w:t xml:space="preserve">. </w:t>
      </w:r>
      <w:r w:rsidR="004E31F5">
        <w:t>W tym wypadku biblioteka automatycznie wygeneruje „sól”, chociaż biblioteka pozwala na podanie własnej „soli” jako</w:t>
      </w:r>
      <w:r w:rsidR="00D8324F">
        <w:t xml:space="preserve"> następny</w:t>
      </w:r>
      <w:r w:rsidR="004E31F5">
        <w:t xml:space="preserve"> parametr wywołanej funkcji </w:t>
      </w:r>
      <w:proofErr w:type="gramStart"/>
      <w:r w:rsidR="004E31F5" w:rsidRPr="002344A7">
        <w:t>HashPassword</w:t>
      </w:r>
      <w:r w:rsidR="004E31F5" w:rsidRPr="00DD0B7F">
        <w:rPr>
          <w:rPrChange w:id="197" w:author="Dariusz Kralewski" w:date="2020-01-08T14:35:00Z">
            <w:rPr>
              <w:lang w:val="en-US"/>
            </w:rPr>
          </w:rPrChange>
        </w:rPr>
        <w:t>(</w:t>
      </w:r>
      <w:proofErr w:type="gramEnd"/>
      <w:r w:rsidR="004E31F5" w:rsidRPr="00DD0B7F">
        <w:rPr>
          <w:rPrChange w:id="198" w:author="Dariusz Kralewski" w:date="2020-01-08T14:35:00Z">
            <w:rPr>
              <w:lang w:val="en-US"/>
            </w:rPr>
          </w:rPrChange>
        </w:rPr>
        <w:t>…).</w:t>
      </w:r>
      <w:r w:rsidR="00336BCB" w:rsidRPr="00DD0B7F">
        <w:rPr>
          <w:rPrChange w:id="199" w:author="Dariusz Kralewski" w:date="2020-01-08T14:35:00Z">
            <w:rPr>
              <w:lang w:val="en-US"/>
            </w:rPr>
          </w:rPrChange>
        </w:rPr>
        <w:t xml:space="preserve"> </w:t>
      </w:r>
      <w:r w:rsidR="00336BCB" w:rsidRPr="00336BCB">
        <w:t>Wygenerowan</w:t>
      </w:r>
      <w:r w:rsidR="00336BCB">
        <w:t>y</w:t>
      </w:r>
      <w:r w:rsidR="00336BCB" w:rsidRPr="00336BCB">
        <w:t xml:space="preserve"> has</w:t>
      </w:r>
      <w:r w:rsidR="00336BCB">
        <w:t>z</w:t>
      </w:r>
      <w:r w:rsidR="00336BCB" w:rsidRPr="00336BCB">
        <w:t xml:space="preserve"> wygląda następująco</w:t>
      </w:r>
      <w:r w:rsidR="00336BCB">
        <w:t>:</w:t>
      </w:r>
    </w:p>
    <w:p w14:paraId="48813D33" w14:textId="77777777" w:rsidR="00336BCB" w:rsidRPr="00DD0B7F" w:rsidRDefault="00336BCB" w:rsidP="005303FF">
      <w:pPr>
        <w:pBdr>
          <w:top w:val="single" w:sz="4" w:space="1" w:color="auto"/>
          <w:left w:val="single" w:sz="4" w:space="4" w:color="auto"/>
          <w:bottom w:val="single" w:sz="4" w:space="1" w:color="auto"/>
          <w:right w:val="single" w:sz="4" w:space="4" w:color="auto"/>
        </w:pBdr>
        <w:spacing w:line="360" w:lineRule="auto"/>
        <w:jc w:val="both"/>
        <w:rPr>
          <w:rPrChange w:id="200" w:author="Dariusz Kralewski" w:date="2020-01-08T14:35:00Z">
            <w:rPr>
              <w:lang w:val="en-US"/>
            </w:rPr>
          </w:rPrChange>
        </w:rPr>
      </w:pPr>
      <w:r w:rsidRPr="00DD0B7F">
        <w:rPr>
          <w:i/>
          <w:iCs/>
          <w:rPrChange w:id="201" w:author="Dariusz Kralewski" w:date="2020-01-08T14:35:00Z">
            <w:rPr>
              <w:i/>
              <w:iCs/>
              <w:lang w:val="en-US"/>
            </w:rPr>
          </w:rPrChange>
        </w:rPr>
        <w:t>$2b$10$49ajmnLwVC1wcOVJbOtmBuKk5FnxubGb.4U7eVLj1sP33g1Hx3vA6</w:t>
      </w:r>
    </w:p>
    <w:p w14:paraId="21159649" w14:textId="77777777" w:rsidR="00336BCB" w:rsidRPr="00A02C6B" w:rsidRDefault="00336BCB" w:rsidP="005303FF">
      <w:pPr>
        <w:spacing w:line="360" w:lineRule="auto"/>
        <w:jc w:val="both"/>
      </w:pPr>
      <w:r>
        <w:t>Po rejestracji użytkownik ma możliwość zalogowania się o czym zostaje on powiadomiony poprzez wiadomość w pojawiającym się oknie na stronie rejestracji.</w:t>
      </w:r>
    </w:p>
    <w:p w14:paraId="5433304E" w14:textId="0CFF77C2" w:rsidR="00A02C6B" w:rsidRDefault="007E574D" w:rsidP="005303FF">
      <w:pPr>
        <w:keepNext/>
        <w:spacing w:line="360" w:lineRule="auto"/>
        <w:jc w:val="both"/>
      </w:pPr>
      <w:r>
        <w:rPr>
          <w:noProof/>
        </w:rPr>
        <w:drawing>
          <wp:inline distT="0" distB="0" distL="0" distR="0" wp14:anchorId="537B21BD" wp14:editId="7B8A1058">
            <wp:extent cx="5538936" cy="2804672"/>
            <wp:effectExtent l="0" t="0" r="508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38936" cy="2804672"/>
                    </a:xfrm>
                    <a:prstGeom prst="rect">
                      <a:avLst/>
                    </a:prstGeom>
                    <a:noFill/>
                    <a:ln>
                      <a:noFill/>
                    </a:ln>
                  </pic:spPr>
                </pic:pic>
              </a:graphicData>
            </a:graphic>
          </wp:inline>
        </w:drawing>
      </w:r>
    </w:p>
    <w:p w14:paraId="50DD8234" w14:textId="26CC191A" w:rsidR="00336BCB" w:rsidRPr="00640707" w:rsidRDefault="00A02C6B" w:rsidP="00640707">
      <w:pPr>
        <w:pStyle w:val="Legenda"/>
        <w:spacing w:line="360" w:lineRule="auto"/>
        <w:jc w:val="both"/>
        <w:rPr>
          <w:sz w:val="24"/>
          <w:szCs w:val="24"/>
        </w:rPr>
      </w:pPr>
      <w:bookmarkStart w:id="202" w:name="_Toc29377080"/>
      <w:r w:rsidRPr="00A02C6B">
        <w:rPr>
          <w:sz w:val="24"/>
          <w:szCs w:val="24"/>
        </w:rPr>
        <w:t xml:space="preserve">Rysunek </w:t>
      </w:r>
      <w:r w:rsidRPr="00A02C6B">
        <w:rPr>
          <w:sz w:val="24"/>
          <w:szCs w:val="24"/>
        </w:rPr>
        <w:fldChar w:fldCharType="begin"/>
      </w:r>
      <w:r w:rsidRPr="00A02C6B">
        <w:rPr>
          <w:sz w:val="24"/>
          <w:szCs w:val="24"/>
        </w:rPr>
        <w:instrText xml:space="preserve"> SEQ Rysunek \* ARABIC </w:instrText>
      </w:r>
      <w:r w:rsidRPr="00A02C6B">
        <w:rPr>
          <w:sz w:val="24"/>
          <w:szCs w:val="24"/>
        </w:rPr>
        <w:fldChar w:fldCharType="separate"/>
      </w:r>
      <w:r w:rsidR="00C31C93">
        <w:rPr>
          <w:noProof/>
          <w:sz w:val="24"/>
          <w:szCs w:val="24"/>
        </w:rPr>
        <w:t>27</w:t>
      </w:r>
      <w:r w:rsidRPr="00A02C6B">
        <w:rPr>
          <w:sz w:val="24"/>
          <w:szCs w:val="24"/>
        </w:rPr>
        <w:fldChar w:fldCharType="end"/>
      </w:r>
      <w:r w:rsidRPr="00A02C6B">
        <w:rPr>
          <w:sz w:val="24"/>
          <w:szCs w:val="24"/>
        </w:rPr>
        <w:t xml:space="preserve"> Strona rejestracji nowego użytkownika</w:t>
      </w:r>
      <w:bookmarkEnd w:id="202"/>
    </w:p>
    <w:p w14:paraId="0A21585D" w14:textId="434148F8" w:rsidR="005F08A9" w:rsidRDefault="00382582" w:rsidP="005303FF">
      <w:pPr>
        <w:spacing w:line="360" w:lineRule="auto"/>
        <w:ind w:firstLine="709"/>
        <w:jc w:val="both"/>
      </w:pPr>
      <w:r>
        <w:lastRenderedPageBreak/>
        <w:t xml:space="preserve">Jak </w:t>
      </w:r>
      <w:r w:rsidR="0045290C">
        <w:t>wspomnian</w:t>
      </w:r>
      <w:r w:rsidR="00336BCB">
        <w:t>o</w:t>
      </w:r>
      <w:r w:rsidR="00640707">
        <w:t xml:space="preserve"> wcześniej</w:t>
      </w:r>
      <w:r w:rsidR="0045290C">
        <w:t xml:space="preserve"> </w:t>
      </w:r>
      <w:r w:rsidR="00336BCB">
        <w:t>schemat uwierzytelniania w aplikacji będzie oparty</w:t>
      </w:r>
      <w:r w:rsidR="0045290C">
        <w:t xml:space="preserve"> o </w:t>
      </w:r>
      <w:r w:rsidR="0045290C" w:rsidRPr="002344A7">
        <w:t>JSON Web Token</w:t>
      </w:r>
      <w:r w:rsidR="00DA3493">
        <w:rPr>
          <w:i/>
          <w:iCs/>
        </w:rPr>
        <w:t>.</w:t>
      </w:r>
      <w:r w:rsidR="00F95818">
        <w:rPr>
          <w:i/>
          <w:iCs/>
        </w:rPr>
        <w:t xml:space="preserve"> </w:t>
      </w:r>
      <w:r w:rsidR="00F95818">
        <w:t xml:space="preserve">W kontekście ASP.NET Core operować na takich </w:t>
      </w:r>
      <w:r w:rsidR="00336BCB">
        <w:t>ciągach</w:t>
      </w:r>
      <w:r w:rsidR="00F95818">
        <w:t xml:space="preserve"> można poprzez </w:t>
      </w:r>
      <w:r w:rsidR="005B296C">
        <w:t xml:space="preserve">własną implementację </w:t>
      </w:r>
      <w:r w:rsidR="00F95818">
        <w:t xml:space="preserve">algorytmu tworzenia i przetwarzania </w:t>
      </w:r>
      <w:r w:rsidR="00F95818" w:rsidRPr="002344A7">
        <w:t>JWT</w:t>
      </w:r>
      <w:r w:rsidR="00F95818">
        <w:t xml:space="preserve"> lub korzystając z gotowego rozwiązania poprzez dodanie do projektu przestrzeni nazw </w:t>
      </w:r>
      <w:proofErr w:type="gramStart"/>
      <w:r w:rsidR="00F95818" w:rsidRPr="002344A7">
        <w:t>System.IdentityModel.Tokens.Jwt</w:t>
      </w:r>
      <w:proofErr w:type="gramEnd"/>
      <w:r w:rsidR="00F95818">
        <w:rPr>
          <w:i/>
          <w:iCs/>
        </w:rPr>
        <w:t xml:space="preserve">. </w:t>
      </w:r>
      <w:r w:rsidR="00336BCB">
        <w:rPr>
          <w:i/>
          <w:iCs/>
        </w:rPr>
        <w:t xml:space="preserve"> </w:t>
      </w:r>
      <w:r w:rsidR="00336BCB">
        <w:t>Każdy token ma</w:t>
      </w:r>
      <w:r w:rsidR="00967447">
        <w:t xml:space="preserve"> własny</w:t>
      </w:r>
      <w:r w:rsidR="00336BCB">
        <w:t xml:space="preserve"> termin ważności, czyli czas przez który użytkownik będzie mógł korzystać z zasobów używając tego samego tokenu. </w:t>
      </w:r>
      <w:r w:rsidR="007813E5">
        <w:t xml:space="preserve">W ramach tej pracy standardowy termin ważności tokenu będzie ustawiony na 7 dni. </w:t>
      </w:r>
      <w:r w:rsidR="00D5733A">
        <w:t xml:space="preserve">Autentykacja użytkownika w tworzonej aplikacji będzie się odbywała z poziomu </w:t>
      </w:r>
      <w:r w:rsidR="00B24AF7">
        <w:t>pod</w:t>
      </w:r>
      <w:r w:rsidR="00D5733A">
        <w:t xml:space="preserve">strony o adresie </w:t>
      </w:r>
      <w:r w:rsidR="00D5733A" w:rsidRPr="002344A7">
        <w:t>/login</w:t>
      </w:r>
      <w:r w:rsidR="00D5733A">
        <w:rPr>
          <w:i/>
          <w:iCs/>
        </w:rPr>
        <w:t xml:space="preserve"> </w:t>
      </w:r>
      <w:r w:rsidR="00D5733A">
        <w:t xml:space="preserve">na której użytkownik będzie winien wprowadzić swój email oraz hasło. </w:t>
      </w:r>
      <w:r w:rsidR="005F08A9">
        <w:t>Poniższa ilustracja przedstawia implementację tego zapytania w Angularze</w:t>
      </w:r>
      <w:r w:rsidR="00834926">
        <w:t>.</w:t>
      </w:r>
    </w:p>
    <w:p w14:paraId="3C479D36" w14:textId="4980CA0D" w:rsidR="005F08A9" w:rsidRDefault="007E574D" w:rsidP="005303FF">
      <w:pPr>
        <w:keepNext/>
        <w:spacing w:line="360" w:lineRule="auto"/>
        <w:jc w:val="both"/>
      </w:pPr>
      <w:r>
        <w:rPr>
          <w:noProof/>
        </w:rPr>
        <w:drawing>
          <wp:inline distT="0" distB="0" distL="0" distR="0" wp14:anchorId="35CA2587" wp14:editId="772E625F">
            <wp:extent cx="3293110" cy="76200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93110" cy="762000"/>
                    </a:xfrm>
                    <a:prstGeom prst="rect">
                      <a:avLst/>
                    </a:prstGeom>
                    <a:noFill/>
                    <a:ln>
                      <a:noFill/>
                    </a:ln>
                  </pic:spPr>
                </pic:pic>
              </a:graphicData>
            </a:graphic>
          </wp:inline>
        </w:drawing>
      </w:r>
    </w:p>
    <w:p w14:paraId="3B396CE9" w14:textId="3A99300E" w:rsidR="00967447" w:rsidRPr="00640707" w:rsidRDefault="005F08A9" w:rsidP="00640707">
      <w:pPr>
        <w:pStyle w:val="Legenda"/>
        <w:spacing w:line="360" w:lineRule="auto"/>
        <w:jc w:val="both"/>
        <w:rPr>
          <w:noProof/>
          <w:sz w:val="24"/>
          <w:szCs w:val="24"/>
        </w:rPr>
      </w:pPr>
      <w:bookmarkStart w:id="203" w:name="_Toc29377081"/>
      <w:r w:rsidRPr="005F08A9">
        <w:rPr>
          <w:sz w:val="24"/>
          <w:szCs w:val="24"/>
        </w:rPr>
        <w:t xml:space="preserve">Rysunek </w:t>
      </w:r>
      <w:r w:rsidRPr="005F08A9">
        <w:rPr>
          <w:sz w:val="24"/>
          <w:szCs w:val="24"/>
        </w:rPr>
        <w:fldChar w:fldCharType="begin"/>
      </w:r>
      <w:r w:rsidRPr="005F08A9">
        <w:rPr>
          <w:sz w:val="24"/>
          <w:szCs w:val="24"/>
        </w:rPr>
        <w:instrText xml:space="preserve"> SEQ Rysunek \* ARABIC </w:instrText>
      </w:r>
      <w:r w:rsidRPr="005F08A9">
        <w:rPr>
          <w:sz w:val="24"/>
          <w:szCs w:val="24"/>
        </w:rPr>
        <w:fldChar w:fldCharType="separate"/>
      </w:r>
      <w:r w:rsidR="00C31C93">
        <w:rPr>
          <w:noProof/>
          <w:sz w:val="24"/>
          <w:szCs w:val="24"/>
        </w:rPr>
        <w:t>28</w:t>
      </w:r>
      <w:r w:rsidRPr="005F08A9">
        <w:rPr>
          <w:sz w:val="24"/>
          <w:szCs w:val="24"/>
        </w:rPr>
        <w:fldChar w:fldCharType="end"/>
      </w:r>
      <w:r w:rsidRPr="005F08A9">
        <w:rPr>
          <w:sz w:val="24"/>
          <w:szCs w:val="24"/>
        </w:rPr>
        <w:t xml:space="preserve"> Implementacja zapytania POST do REST API o poprawność wprowadzonych danych</w:t>
      </w:r>
      <w:r w:rsidRPr="005F08A9">
        <w:rPr>
          <w:noProof/>
          <w:sz w:val="24"/>
          <w:szCs w:val="24"/>
        </w:rPr>
        <w:t xml:space="preserve"> logowania</w:t>
      </w:r>
      <w:bookmarkEnd w:id="203"/>
    </w:p>
    <w:p w14:paraId="66D8C12E" w14:textId="5C4AAE75" w:rsidR="00E0699C" w:rsidRDefault="00D5733A" w:rsidP="005303FF">
      <w:pPr>
        <w:spacing w:line="360" w:lineRule="auto"/>
        <w:jc w:val="both"/>
      </w:pPr>
      <w:r>
        <w:t>Po wprowadzeniu tych danych do API</w:t>
      </w:r>
      <w:r w:rsidR="00E0699C">
        <w:t xml:space="preserve"> pod adres </w:t>
      </w:r>
      <w:r w:rsidR="00E0699C" w:rsidRPr="00967447">
        <w:t>/api/auth</w:t>
      </w:r>
      <w:r>
        <w:t xml:space="preserve"> zostanie wysłane zapytanie </w:t>
      </w:r>
      <w:r w:rsidR="00E0699C">
        <w:t xml:space="preserve">POST z ciałem zawierającym obiekt JSON </w:t>
      </w:r>
      <w:r w:rsidR="00A00EF1">
        <w:t>o</w:t>
      </w:r>
      <w:r w:rsidR="00E0699C">
        <w:t xml:space="preserve"> poniższej postaci</w:t>
      </w:r>
    </w:p>
    <w:p w14:paraId="647D25FB" w14:textId="32D7851F" w:rsidR="00967447" w:rsidRDefault="00E0699C" w:rsidP="00640707">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spacing w:line="360" w:lineRule="auto"/>
      </w:pPr>
      <w:r w:rsidRPr="00E0699C">
        <w:t>{</w:t>
      </w:r>
      <w:r w:rsidRPr="00E0699C">
        <w:br/>
        <w:t xml:space="preserve">    login: [wprowadzony login],</w:t>
      </w:r>
      <w:r w:rsidRPr="00E0699C">
        <w:br/>
        <w:t xml:space="preserve">    password: [wprowadzone has</w:t>
      </w:r>
      <w:r>
        <w:t>ło</w:t>
      </w:r>
      <w:r w:rsidRPr="00E0699C">
        <w:t>]</w:t>
      </w:r>
      <w:r w:rsidRPr="00E0699C">
        <w:br/>
        <w:t>}</w:t>
      </w:r>
    </w:p>
    <w:p w14:paraId="4AE225CE" w14:textId="18F10A8B" w:rsidR="00E0699C" w:rsidRDefault="00E0699C" w:rsidP="005303FF">
      <w:pPr>
        <w:spacing w:line="360" w:lineRule="auto"/>
        <w:jc w:val="both"/>
      </w:pPr>
      <w:r>
        <w:t>Przetwarzanie tego zapytania przez odpowiednią metodę kontrolera reprezentuje poniższy fragment kodu</w:t>
      </w:r>
      <w:r w:rsidR="00967447">
        <w:t xml:space="preserve">. W tym wypadku została użyta metoda Authenticate z odrębnego serwisu AuthenticationService sprawdzająca wprowadzone hasło i email przez użytkownika – jeżeli owa metoda zwróci wartość false to oznacza to, iż dane nie są prawidłowe lub w przypadku zwrócenia wartości true jest generowany JWT w oparciu o </w:t>
      </w:r>
      <w:r w:rsidR="00E02DBD">
        <w:t>przekazaną zawartość, tutaj zawartością jest lista obiektów klasy Claim. Po wygenerowaniu JWT do odpowiedzi zostaje dodane wcześniej wspomniane bezpieczniejsze ciasteczko o fladze HTTPOnly zawierające wcześniej wygenerowany token i zwracana jest odpowiedź HTTP 200.</w:t>
      </w:r>
    </w:p>
    <w:p w14:paraId="6EF88E0E" w14:textId="77777777" w:rsidR="00E02DBD" w:rsidRDefault="00E02DBD" w:rsidP="005303FF">
      <w:pPr>
        <w:keepNext/>
        <w:spacing w:line="360" w:lineRule="auto"/>
        <w:jc w:val="both"/>
      </w:pPr>
      <w:r>
        <w:rPr>
          <w:noProof/>
        </w:rPr>
        <w:lastRenderedPageBreak/>
        <w:drawing>
          <wp:inline distT="0" distB="0" distL="0" distR="0" wp14:anchorId="2CC46B02" wp14:editId="0FBE9E6F">
            <wp:extent cx="4092549" cy="3365607"/>
            <wp:effectExtent l="0" t="0" r="3810" b="635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4867" cy="3375737"/>
                    </a:xfrm>
                    <a:prstGeom prst="rect">
                      <a:avLst/>
                    </a:prstGeom>
                    <a:noFill/>
                    <a:ln>
                      <a:noFill/>
                    </a:ln>
                  </pic:spPr>
                </pic:pic>
              </a:graphicData>
            </a:graphic>
          </wp:inline>
        </w:drawing>
      </w:r>
    </w:p>
    <w:p w14:paraId="68102553" w14:textId="100D1E0F" w:rsidR="00E02DBD" w:rsidRPr="00E02DBD" w:rsidRDefault="00E02DBD" w:rsidP="00640707">
      <w:pPr>
        <w:pStyle w:val="Legenda"/>
        <w:spacing w:line="360" w:lineRule="auto"/>
        <w:jc w:val="both"/>
        <w:rPr>
          <w:sz w:val="24"/>
          <w:szCs w:val="24"/>
        </w:rPr>
      </w:pPr>
      <w:bookmarkStart w:id="204" w:name="_Toc29377082"/>
      <w:r w:rsidRPr="00E02DBD">
        <w:rPr>
          <w:sz w:val="24"/>
          <w:szCs w:val="24"/>
        </w:rPr>
        <w:t xml:space="preserve">Rysunek </w:t>
      </w:r>
      <w:r w:rsidRPr="00E02DBD">
        <w:rPr>
          <w:sz w:val="24"/>
          <w:szCs w:val="24"/>
        </w:rPr>
        <w:fldChar w:fldCharType="begin"/>
      </w:r>
      <w:r w:rsidRPr="00E02DBD">
        <w:rPr>
          <w:sz w:val="24"/>
          <w:szCs w:val="24"/>
        </w:rPr>
        <w:instrText xml:space="preserve"> SEQ Rysunek \* ARABIC </w:instrText>
      </w:r>
      <w:r w:rsidRPr="00E02DBD">
        <w:rPr>
          <w:sz w:val="24"/>
          <w:szCs w:val="24"/>
        </w:rPr>
        <w:fldChar w:fldCharType="separate"/>
      </w:r>
      <w:r w:rsidR="00C31C93">
        <w:rPr>
          <w:noProof/>
          <w:sz w:val="24"/>
          <w:szCs w:val="24"/>
        </w:rPr>
        <w:t>29</w:t>
      </w:r>
      <w:r w:rsidRPr="00E02DBD">
        <w:rPr>
          <w:sz w:val="24"/>
          <w:szCs w:val="24"/>
        </w:rPr>
        <w:fldChar w:fldCharType="end"/>
      </w:r>
      <w:r w:rsidRPr="00E02DBD">
        <w:rPr>
          <w:sz w:val="24"/>
          <w:szCs w:val="24"/>
        </w:rPr>
        <w:t xml:space="preserve"> Ilustracja fragmentu kodu odpowiadającego za rejestrację nowego użytkownika</w:t>
      </w:r>
      <w:bookmarkEnd w:id="204"/>
    </w:p>
    <w:p w14:paraId="21BCCF49" w14:textId="2C677550" w:rsidR="00311F99" w:rsidRDefault="00640707" w:rsidP="005303FF">
      <w:pPr>
        <w:pStyle w:val="Nagwek1"/>
        <w:jc w:val="both"/>
      </w:pPr>
      <w:bookmarkStart w:id="205" w:name="_Toc29673482"/>
      <w:r>
        <w:t>3</w:t>
      </w:r>
      <w:r w:rsidR="00311F99">
        <w:t>.</w:t>
      </w:r>
      <w:r>
        <w:t>4</w:t>
      </w:r>
      <w:r w:rsidR="00311F99">
        <w:t>. Routing w aplikacji</w:t>
      </w:r>
      <w:bookmarkEnd w:id="205"/>
    </w:p>
    <w:p w14:paraId="6368EAA0" w14:textId="07F15320" w:rsidR="00311F99" w:rsidRDefault="00311F99" w:rsidP="005303FF">
      <w:pPr>
        <w:pStyle w:val="Tekstpodstawowy"/>
        <w:spacing w:line="360" w:lineRule="auto"/>
        <w:ind w:firstLine="709"/>
        <w:jc w:val="both"/>
      </w:pPr>
      <w:r>
        <w:t>Po zalogowaniu się użytkownik zostaje przekierowany do głównej</w:t>
      </w:r>
      <w:r w:rsidR="00EC37BA">
        <w:t xml:space="preserve"> zabezpieczonej</w:t>
      </w:r>
      <w:r>
        <w:t xml:space="preserve"> części aplikacji</w:t>
      </w:r>
      <w:r w:rsidR="00EC37BA">
        <w:t xml:space="preserve"> pod adresem /app</w:t>
      </w:r>
      <w:r>
        <w:t xml:space="preserve"> składającej się z kilku podstron. </w:t>
      </w:r>
      <w:r w:rsidR="0056355E">
        <w:t>Rout</w:t>
      </w:r>
      <w:r w:rsidR="000B7EA6">
        <w:t>ing</w:t>
      </w:r>
      <w:r w:rsidR="0056355E">
        <w:t xml:space="preserve"> w Angularze </w:t>
      </w:r>
      <w:r w:rsidR="000B7EA6">
        <w:t xml:space="preserve">działa podobnie do tradycyjnego routingu, ale zamiast odświeżenia całej strony odświeża się tylko </w:t>
      </w:r>
      <w:r w:rsidR="00F46DC5">
        <w:t>komponent odpowiadający wybranemu adresowi podstrony. Angular</w:t>
      </w:r>
      <w:r w:rsidR="00A00EF1">
        <w:t>,</w:t>
      </w:r>
      <w:r w:rsidR="00F46DC5">
        <w:t xml:space="preserve"> podobnie jak inne frameworki i biblioteki aplikacji </w:t>
      </w:r>
      <w:r w:rsidR="00A00EF1">
        <w:t>jedno</w:t>
      </w:r>
      <w:r w:rsidR="00F46DC5">
        <w:t>stronicowych</w:t>
      </w:r>
      <w:r w:rsidR="00A00EF1">
        <w:t>,</w:t>
      </w:r>
      <w:r w:rsidR="00F46DC5">
        <w:t xml:space="preserve"> korzysta z </w:t>
      </w:r>
      <w:r w:rsidR="00A00EF1">
        <w:t>natywnego</w:t>
      </w:r>
      <w:r w:rsidR="00F46DC5">
        <w:t xml:space="preserve"> </w:t>
      </w:r>
      <w:r w:rsidR="00F46DC5" w:rsidRPr="002344A7">
        <w:t>History API</w:t>
      </w:r>
      <w:r w:rsidR="00F46DC5" w:rsidRPr="00F46DC5">
        <w:rPr>
          <w:rStyle w:val="Odwoanieprzypisudolnego"/>
        </w:rPr>
        <w:footnoteReference w:id="69"/>
      </w:r>
      <w:r w:rsidR="00F46DC5">
        <w:t xml:space="preserve"> w celu dostarczenia funkcjonalności nawigacji tak jak w tradycyjnych aplikacjach.</w:t>
      </w:r>
      <w:r w:rsidR="00EC37BA">
        <w:t xml:space="preserve"> </w:t>
      </w:r>
      <w:r w:rsidR="00924B2E">
        <w:t>Routing w aplikacji</w:t>
      </w:r>
      <w:r w:rsidR="00EC37BA">
        <w:t xml:space="preserve"> jest</w:t>
      </w:r>
      <w:r w:rsidR="00924B2E">
        <w:t xml:space="preserve"> definiowany przez moduły – tutaj definiowanie routingu składa się z jednego modułu, choć mogą one zostać podzielone na mniejsze moduły. Każdy moduł </w:t>
      </w:r>
      <w:r w:rsidR="00255567">
        <w:t xml:space="preserve">definiujący routing powinien importować moduł RouterModule udostępniający metodę forRoot lub forChild przyjmującą tablicę typu Routes </w:t>
      </w:r>
      <w:proofErr w:type="gramStart"/>
      <w:r w:rsidR="00255567">
        <w:t>zawartością</w:t>
      </w:r>
      <w:proofErr w:type="gramEnd"/>
      <w:r w:rsidR="00255567">
        <w:t xml:space="preserve"> której powin</w:t>
      </w:r>
      <w:r w:rsidR="001F4837">
        <w:t>ny</w:t>
      </w:r>
      <w:r w:rsidR="00255567">
        <w:t xml:space="preserve"> być</w:t>
      </w:r>
      <w:r w:rsidR="001F4837">
        <w:t xml:space="preserve"> obiekty definiujące routing.</w:t>
      </w:r>
    </w:p>
    <w:p w14:paraId="4AFDE46D" w14:textId="68AD8637" w:rsidR="00617BD5" w:rsidRDefault="007E574D" w:rsidP="005303FF">
      <w:pPr>
        <w:pStyle w:val="Tekstpodstawowy"/>
        <w:keepNext/>
        <w:spacing w:line="360" w:lineRule="auto"/>
        <w:jc w:val="both"/>
      </w:pPr>
      <w:r>
        <w:rPr>
          <w:noProof/>
        </w:rPr>
        <w:lastRenderedPageBreak/>
        <w:drawing>
          <wp:inline distT="0" distB="0" distL="0" distR="0" wp14:anchorId="741EB62A" wp14:editId="634578A3">
            <wp:extent cx="5883910" cy="276987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83910" cy="2769870"/>
                    </a:xfrm>
                    <a:prstGeom prst="rect">
                      <a:avLst/>
                    </a:prstGeom>
                    <a:noFill/>
                    <a:ln>
                      <a:noFill/>
                    </a:ln>
                  </pic:spPr>
                </pic:pic>
              </a:graphicData>
            </a:graphic>
          </wp:inline>
        </w:drawing>
      </w:r>
    </w:p>
    <w:p w14:paraId="3777BBB5" w14:textId="4FA67D5F" w:rsidR="00617BD5" w:rsidRPr="001F4837" w:rsidRDefault="00617BD5" w:rsidP="00640707">
      <w:pPr>
        <w:pStyle w:val="Legenda"/>
        <w:spacing w:line="360" w:lineRule="auto"/>
        <w:jc w:val="both"/>
        <w:rPr>
          <w:sz w:val="24"/>
          <w:szCs w:val="24"/>
        </w:rPr>
      </w:pPr>
      <w:bookmarkStart w:id="212" w:name="_Toc29377083"/>
      <w:r w:rsidRPr="00617BD5">
        <w:rPr>
          <w:sz w:val="24"/>
          <w:szCs w:val="24"/>
        </w:rPr>
        <w:t xml:space="preserve">Rysunek </w:t>
      </w:r>
      <w:r w:rsidRPr="00617BD5">
        <w:rPr>
          <w:sz w:val="24"/>
          <w:szCs w:val="24"/>
        </w:rPr>
        <w:fldChar w:fldCharType="begin"/>
      </w:r>
      <w:r w:rsidRPr="00617BD5">
        <w:rPr>
          <w:sz w:val="24"/>
          <w:szCs w:val="24"/>
        </w:rPr>
        <w:instrText xml:space="preserve"> SEQ Rysunek \* ARABIC </w:instrText>
      </w:r>
      <w:r w:rsidRPr="00617BD5">
        <w:rPr>
          <w:sz w:val="24"/>
          <w:szCs w:val="24"/>
        </w:rPr>
        <w:fldChar w:fldCharType="separate"/>
      </w:r>
      <w:r w:rsidR="00C31C93">
        <w:rPr>
          <w:noProof/>
          <w:sz w:val="24"/>
          <w:szCs w:val="24"/>
        </w:rPr>
        <w:t>30</w:t>
      </w:r>
      <w:r w:rsidRPr="00617BD5">
        <w:rPr>
          <w:sz w:val="24"/>
          <w:szCs w:val="24"/>
        </w:rPr>
        <w:fldChar w:fldCharType="end"/>
      </w:r>
      <w:r w:rsidRPr="00617BD5">
        <w:rPr>
          <w:sz w:val="24"/>
          <w:szCs w:val="24"/>
        </w:rPr>
        <w:t xml:space="preserve"> Moduł konfiguracji routingu</w:t>
      </w:r>
      <w:bookmarkEnd w:id="212"/>
    </w:p>
    <w:p w14:paraId="0768D890" w14:textId="37FB8B7B" w:rsidR="00575610" w:rsidRDefault="00640707" w:rsidP="005303FF">
      <w:pPr>
        <w:pStyle w:val="Nagwek1"/>
        <w:jc w:val="both"/>
      </w:pPr>
      <w:bookmarkStart w:id="213" w:name="_Toc29673483"/>
      <w:r>
        <w:t>3</w:t>
      </w:r>
      <w:r w:rsidR="00575610">
        <w:t>.</w:t>
      </w:r>
      <w:r>
        <w:t>5</w:t>
      </w:r>
      <w:r w:rsidR="00575610">
        <w:t>. Implementacja przykładowej podstrony</w:t>
      </w:r>
      <w:bookmarkEnd w:id="213"/>
    </w:p>
    <w:p w14:paraId="5C48BC91" w14:textId="4E026C2D" w:rsidR="00DB7E4E" w:rsidRDefault="007D1F03" w:rsidP="005303FF">
      <w:pPr>
        <w:pStyle w:val="Tekstpodstawowy"/>
        <w:spacing w:line="360" w:lineRule="auto"/>
        <w:ind w:firstLine="709"/>
        <w:jc w:val="both"/>
      </w:pPr>
      <w:r>
        <w:t xml:space="preserve">Tak jak wspomniano narzędzia do tworzenia aplikacji jednostronicowych opierają się o komponenty. Każdy komponent powinien składać się z przynajmniej trzech części: widoku, </w:t>
      </w:r>
      <w:r w:rsidR="002C086C">
        <w:t xml:space="preserve">skryptów </w:t>
      </w:r>
      <w:r>
        <w:t>oraz styl</w:t>
      </w:r>
      <w:r w:rsidR="002C086C">
        <w:t>i</w:t>
      </w:r>
      <w:r>
        <w:t>.</w:t>
      </w:r>
    </w:p>
    <w:p w14:paraId="6D76DF9D" w14:textId="3267D1F3" w:rsidR="00DB7E4E" w:rsidRDefault="007E574D" w:rsidP="005303FF">
      <w:pPr>
        <w:pStyle w:val="Tekstpodstawowy"/>
        <w:keepNext/>
        <w:spacing w:line="360" w:lineRule="auto"/>
        <w:jc w:val="both"/>
      </w:pPr>
      <w:r>
        <w:rPr>
          <w:noProof/>
        </w:rPr>
        <w:drawing>
          <wp:inline distT="0" distB="0" distL="0" distR="0" wp14:anchorId="593F705A" wp14:editId="3837092D">
            <wp:extent cx="5492750" cy="262382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2750" cy="2623820"/>
                    </a:xfrm>
                    <a:prstGeom prst="rect">
                      <a:avLst/>
                    </a:prstGeom>
                    <a:noFill/>
                    <a:ln>
                      <a:noFill/>
                    </a:ln>
                  </pic:spPr>
                </pic:pic>
              </a:graphicData>
            </a:graphic>
          </wp:inline>
        </w:drawing>
      </w:r>
    </w:p>
    <w:p w14:paraId="771B51F9" w14:textId="39927D1F" w:rsidR="00DB7E4E" w:rsidRPr="00640707" w:rsidRDefault="00DB7E4E" w:rsidP="00640707">
      <w:pPr>
        <w:pStyle w:val="Legenda"/>
        <w:spacing w:line="360" w:lineRule="auto"/>
        <w:jc w:val="both"/>
        <w:rPr>
          <w:sz w:val="24"/>
          <w:szCs w:val="24"/>
        </w:rPr>
      </w:pPr>
      <w:bookmarkStart w:id="214" w:name="_Toc29377084"/>
      <w:r w:rsidRPr="00DB7E4E">
        <w:rPr>
          <w:sz w:val="24"/>
          <w:szCs w:val="24"/>
        </w:rPr>
        <w:t xml:space="preserve">Rysunek </w:t>
      </w:r>
      <w:r w:rsidRPr="00DB7E4E">
        <w:rPr>
          <w:sz w:val="24"/>
          <w:szCs w:val="24"/>
        </w:rPr>
        <w:fldChar w:fldCharType="begin"/>
      </w:r>
      <w:r w:rsidRPr="00DB7E4E">
        <w:rPr>
          <w:sz w:val="24"/>
          <w:szCs w:val="24"/>
        </w:rPr>
        <w:instrText xml:space="preserve"> SEQ Rysunek \* ARABIC </w:instrText>
      </w:r>
      <w:r w:rsidRPr="00DB7E4E">
        <w:rPr>
          <w:sz w:val="24"/>
          <w:szCs w:val="24"/>
        </w:rPr>
        <w:fldChar w:fldCharType="separate"/>
      </w:r>
      <w:r w:rsidR="00C31C93">
        <w:rPr>
          <w:noProof/>
          <w:sz w:val="24"/>
          <w:szCs w:val="24"/>
        </w:rPr>
        <w:t>31</w:t>
      </w:r>
      <w:r w:rsidRPr="00DB7E4E">
        <w:rPr>
          <w:sz w:val="24"/>
          <w:szCs w:val="24"/>
        </w:rPr>
        <w:fldChar w:fldCharType="end"/>
      </w:r>
      <w:r w:rsidRPr="00DB7E4E">
        <w:rPr>
          <w:sz w:val="24"/>
          <w:szCs w:val="24"/>
        </w:rPr>
        <w:t xml:space="preserve"> Skrypty i kod </w:t>
      </w:r>
      <w:r w:rsidR="00564E46">
        <w:rPr>
          <w:sz w:val="24"/>
          <w:szCs w:val="24"/>
        </w:rPr>
        <w:t>HTML</w:t>
      </w:r>
      <w:r w:rsidRPr="00DB7E4E">
        <w:rPr>
          <w:sz w:val="24"/>
          <w:szCs w:val="24"/>
        </w:rPr>
        <w:t xml:space="preserve"> komponentu ProfilePageComponent</w:t>
      </w:r>
      <w:bookmarkEnd w:id="214"/>
    </w:p>
    <w:p w14:paraId="6E24BB7C" w14:textId="72AB24DB" w:rsidR="00DB7E4E" w:rsidRDefault="00DE38E9" w:rsidP="005303FF">
      <w:pPr>
        <w:pStyle w:val="Tekstpodstawowy"/>
        <w:spacing w:line="360" w:lineRule="auto"/>
        <w:jc w:val="both"/>
      </w:pPr>
      <w:r>
        <w:t>Każda strona lub podstrona</w:t>
      </w:r>
      <w:r w:rsidR="0019163D">
        <w:t xml:space="preserve"> lub moduł</w:t>
      </w:r>
      <w:r>
        <w:t xml:space="preserve"> w </w:t>
      </w:r>
      <w:r w:rsidR="00B10160">
        <w:t>aplikacji jednostronicowej</w:t>
      </w:r>
      <w:r w:rsidR="0019163D">
        <w:t xml:space="preserve"> </w:t>
      </w:r>
      <w:r w:rsidR="00B10160">
        <w:t>sama z siebie</w:t>
      </w:r>
      <w:r>
        <w:t xml:space="preserve"> jest komponentem obejmującym inne komponenty</w:t>
      </w:r>
      <w:r w:rsidR="002C086C">
        <w:t xml:space="preserve"> w obrębie tego samego modułu</w:t>
      </w:r>
      <w:r>
        <w:t>.</w:t>
      </w:r>
      <w:r w:rsidR="00B10160">
        <w:t xml:space="preserve"> Jedną z najważniejszych podstron jest profil użytkownika, który może posłużyć dobrym przykładem do przedstawienia struktury podstrony.</w:t>
      </w:r>
      <w:r w:rsidR="00A00EF1">
        <w:t xml:space="preserve"> </w:t>
      </w:r>
      <w:r w:rsidR="002C086C">
        <w:t>Następny rysunek</w:t>
      </w:r>
      <w:r w:rsidR="006A4449">
        <w:t xml:space="preserve"> przedstawia główne składniki tego komponentu. Jak widać komponent jest opisywany klasą implementującą interfejs </w:t>
      </w:r>
      <w:r w:rsidR="006A4449" w:rsidRPr="002344A7">
        <w:t>OnInit</w:t>
      </w:r>
      <w:r w:rsidR="006A4449">
        <w:t xml:space="preserve"> – jest </w:t>
      </w:r>
      <w:r w:rsidR="006A4449">
        <w:lastRenderedPageBreak/>
        <w:t>to jeden z interfejsów lub tak zwanych hooków umożliwiających korzystanie z cyklu życia komponentu. Najczęściej wykorzystywanymi hookami w Angular</w:t>
      </w:r>
      <w:r w:rsidR="002C086C">
        <w:t>ze</w:t>
      </w:r>
      <w:r w:rsidR="006A4449">
        <w:t xml:space="preserve"> są</w:t>
      </w:r>
      <w:r w:rsidR="006A4449">
        <w:rPr>
          <w:rStyle w:val="Odwoanieprzypisudolnego"/>
        </w:rPr>
        <w:footnoteReference w:id="70"/>
      </w:r>
      <w:r w:rsidR="006A4449">
        <w:t>:</w:t>
      </w:r>
    </w:p>
    <w:p w14:paraId="123971F8" w14:textId="77777777" w:rsidR="006A4449" w:rsidRDefault="006A4449" w:rsidP="00640707">
      <w:pPr>
        <w:pStyle w:val="Tekstpodstawowy"/>
        <w:numPr>
          <w:ilvl w:val="1"/>
          <w:numId w:val="8"/>
        </w:numPr>
        <w:spacing w:line="360" w:lineRule="auto"/>
        <w:ind w:left="714" w:hanging="357"/>
        <w:jc w:val="both"/>
      </w:pPr>
      <w:proofErr w:type="gramStart"/>
      <w:r w:rsidRPr="006A4449">
        <w:t>ngOnChanges(</w:t>
      </w:r>
      <w:proofErr w:type="gramEnd"/>
      <w:r w:rsidRPr="006A4449">
        <w:t>)</w:t>
      </w:r>
      <w:r>
        <w:t xml:space="preserve"> </w:t>
      </w:r>
      <w:r w:rsidR="003118BA">
        <w:t>jest wywoływan</w:t>
      </w:r>
      <w:r w:rsidR="00C10713">
        <w:t>e</w:t>
      </w:r>
      <w:r w:rsidR="003118BA">
        <w:t xml:space="preserve"> gdy zmienia się wartość referencji do </w:t>
      </w:r>
      <w:r w:rsidR="00C10713">
        <w:t>właściwości in-bound oraz przed ngOnInit()</w:t>
      </w:r>
    </w:p>
    <w:p w14:paraId="40D5FC8D" w14:textId="77777777" w:rsidR="00C10713" w:rsidRDefault="00C10713" w:rsidP="00640707">
      <w:pPr>
        <w:pStyle w:val="Tekstpodstawowy"/>
        <w:numPr>
          <w:ilvl w:val="1"/>
          <w:numId w:val="8"/>
        </w:numPr>
        <w:spacing w:line="360" w:lineRule="auto"/>
        <w:ind w:left="714" w:hanging="357"/>
        <w:jc w:val="both"/>
      </w:pPr>
      <w:proofErr w:type="gramStart"/>
      <w:r>
        <w:t>ngOnInit(</w:t>
      </w:r>
      <w:proofErr w:type="gramEnd"/>
      <w:r>
        <w:t>) jest wywoływane raz po inicjalizacji komponentu</w:t>
      </w:r>
    </w:p>
    <w:p w14:paraId="6C4695AC" w14:textId="77777777" w:rsidR="00C10713" w:rsidRDefault="00C10713" w:rsidP="00640707">
      <w:pPr>
        <w:pStyle w:val="Tekstpodstawowy"/>
        <w:numPr>
          <w:ilvl w:val="1"/>
          <w:numId w:val="8"/>
        </w:numPr>
        <w:spacing w:line="360" w:lineRule="auto"/>
        <w:ind w:left="714" w:hanging="357"/>
        <w:jc w:val="both"/>
      </w:pPr>
      <w:proofErr w:type="gramStart"/>
      <w:r w:rsidRPr="00C10713">
        <w:t>ngDoCheck(</w:t>
      </w:r>
      <w:proofErr w:type="gramEnd"/>
      <w:r w:rsidRPr="00C10713">
        <w:t>)</w:t>
      </w:r>
      <w:r>
        <w:t xml:space="preserve"> jest wywoływane po zmianach których nie może obsłużyć Angular</w:t>
      </w:r>
    </w:p>
    <w:p w14:paraId="6AE8C943" w14:textId="77777777" w:rsidR="006A4449" w:rsidRDefault="00C10713" w:rsidP="00640707">
      <w:pPr>
        <w:pStyle w:val="Tekstpodstawowy"/>
        <w:numPr>
          <w:ilvl w:val="1"/>
          <w:numId w:val="8"/>
        </w:numPr>
        <w:spacing w:line="360" w:lineRule="auto"/>
        <w:ind w:left="714" w:hanging="357"/>
        <w:jc w:val="both"/>
      </w:pPr>
      <w:proofErr w:type="gramStart"/>
      <w:r w:rsidRPr="00C10713">
        <w:t>ngOnDestroy(</w:t>
      </w:r>
      <w:proofErr w:type="gramEnd"/>
      <w:r w:rsidRPr="00C10713">
        <w:t>)</w:t>
      </w:r>
      <w:r>
        <w:t xml:space="preserve"> </w:t>
      </w:r>
      <w:r w:rsidR="00CC19B9">
        <w:t>jest wywoływane przed zniszczeniem komponentu lub dyrektywy</w:t>
      </w:r>
    </w:p>
    <w:p w14:paraId="7F7E1130" w14:textId="4E660566" w:rsidR="00CC19B9" w:rsidRDefault="007E574D" w:rsidP="005303FF">
      <w:pPr>
        <w:pStyle w:val="Tekstpodstawowy"/>
        <w:keepNext/>
        <w:spacing w:line="360" w:lineRule="auto"/>
        <w:jc w:val="both"/>
      </w:pPr>
      <w:r>
        <w:rPr>
          <w:noProof/>
        </w:rPr>
        <w:drawing>
          <wp:inline distT="0" distB="0" distL="0" distR="0" wp14:anchorId="71C619B7" wp14:editId="04E488F0">
            <wp:extent cx="5751195" cy="291528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1195" cy="2915285"/>
                    </a:xfrm>
                    <a:prstGeom prst="rect">
                      <a:avLst/>
                    </a:prstGeom>
                    <a:noFill/>
                    <a:ln>
                      <a:noFill/>
                    </a:ln>
                  </pic:spPr>
                </pic:pic>
              </a:graphicData>
            </a:graphic>
          </wp:inline>
        </w:drawing>
      </w:r>
    </w:p>
    <w:p w14:paraId="22665666" w14:textId="6B1BFE07" w:rsidR="00CC19B9" w:rsidRPr="00CC19B9" w:rsidRDefault="00CC19B9" w:rsidP="00640707">
      <w:pPr>
        <w:pStyle w:val="Legenda"/>
        <w:spacing w:line="360" w:lineRule="auto"/>
        <w:jc w:val="both"/>
        <w:rPr>
          <w:sz w:val="24"/>
          <w:szCs w:val="24"/>
        </w:rPr>
      </w:pPr>
      <w:bookmarkStart w:id="221" w:name="_Toc29377085"/>
      <w:r w:rsidRPr="00CC19B9">
        <w:rPr>
          <w:sz w:val="24"/>
          <w:szCs w:val="24"/>
        </w:rPr>
        <w:t xml:space="preserve">Rysunek </w:t>
      </w:r>
      <w:r w:rsidRPr="00CC19B9">
        <w:rPr>
          <w:sz w:val="24"/>
          <w:szCs w:val="24"/>
        </w:rPr>
        <w:fldChar w:fldCharType="begin"/>
      </w:r>
      <w:r w:rsidRPr="00CC19B9">
        <w:rPr>
          <w:sz w:val="24"/>
          <w:szCs w:val="24"/>
        </w:rPr>
        <w:instrText xml:space="preserve"> SEQ Rysunek \* ARABIC </w:instrText>
      </w:r>
      <w:r w:rsidRPr="00CC19B9">
        <w:rPr>
          <w:sz w:val="24"/>
          <w:szCs w:val="24"/>
        </w:rPr>
        <w:fldChar w:fldCharType="separate"/>
      </w:r>
      <w:r w:rsidR="00C31C93">
        <w:rPr>
          <w:noProof/>
          <w:sz w:val="24"/>
          <w:szCs w:val="24"/>
        </w:rPr>
        <w:t>32</w:t>
      </w:r>
      <w:r w:rsidRPr="00CC19B9">
        <w:rPr>
          <w:sz w:val="24"/>
          <w:szCs w:val="24"/>
        </w:rPr>
        <w:fldChar w:fldCharType="end"/>
      </w:r>
      <w:r w:rsidRPr="00CC19B9">
        <w:rPr>
          <w:sz w:val="24"/>
          <w:szCs w:val="24"/>
        </w:rPr>
        <w:t xml:space="preserve"> Podstrona profilu użytkownika podzielona na komponenty</w:t>
      </w:r>
      <w:bookmarkEnd w:id="221"/>
    </w:p>
    <w:p w14:paraId="4B0D598D" w14:textId="77D93831" w:rsidR="00586AEF" w:rsidRDefault="00640707" w:rsidP="005303FF">
      <w:pPr>
        <w:pStyle w:val="Nagwek1"/>
        <w:jc w:val="both"/>
      </w:pPr>
      <w:bookmarkStart w:id="222" w:name="_Toc29673484"/>
      <w:r>
        <w:t>3</w:t>
      </w:r>
      <w:r w:rsidR="00586AEF">
        <w:t>.</w:t>
      </w:r>
      <w:r>
        <w:t>6</w:t>
      </w:r>
      <w:r w:rsidR="00586AEF">
        <w:t>. Wyszukiwanie użytkowników</w:t>
      </w:r>
      <w:bookmarkEnd w:id="222"/>
    </w:p>
    <w:p w14:paraId="5A314F89" w14:textId="1B3CDCCD" w:rsidR="00E02E04" w:rsidRDefault="00CC19B9" w:rsidP="005303FF">
      <w:pPr>
        <w:spacing w:line="360" w:lineRule="auto"/>
        <w:ind w:firstLine="709"/>
        <w:jc w:val="both"/>
      </w:pPr>
      <w:r>
        <w:t xml:space="preserve">Jedną z funkcjonalności tworzonej aplikacji jest wyszukiwarka zarejestrowanych użytkowników według kryteriów. Jednym z najlepszych rozwiązań do przeszukiwania danych zgodnie z ustalonymi parametrami jest przedstawiony wcześniej Elasticsearch. </w:t>
      </w:r>
      <w:r w:rsidR="00C34FB9">
        <w:t xml:space="preserve">Dokumenty </w:t>
      </w:r>
      <w:r w:rsidR="00A00EF1">
        <w:t xml:space="preserve">zawierające dane użytkowników do przeszukiwania </w:t>
      </w:r>
      <w:r w:rsidR="00C34FB9">
        <w:t>będą przechowywane w indeksie o nazwie users. Przykładowy dokument w formacie JSON może wyglądać następująco</w:t>
      </w:r>
      <w:r w:rsidR="005F6F48">
        <w:t>.</w:t>
      </w:r>
    </w:p>
    <w:p w14:paraId="30C52864" w14:textId="30C02EC1" w:rsidR="002631B5" w:rsidRDefault="007E574D" w:rsidP="005303FF">
      <w:pPr>
        <w:keepNext/>
        <w:spacing w:line="360" w:lineRule="auto"/>
        <w:jc w:val="both"/>
      </w:pPr>
      <w:r>
        <w:rPr>
          <w:noProof/>
        </w:rPr>
        <w:lastRenderedPageBreak/>
        <w:drawing>
          <wp:inline distT="0" distB="0" distL="0" distR="0" wp14:anchorId="57D56655" wp14:editId="18EF55ED">
            <wp:extent cx="3624580" cy="153035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24580" cy="1530350"/>
                    </a:xfrm>
                    <a:prstGeom prst="rect">
                      <a:avLst/>
                    </a:prstGeom>
                    <a:noFill/>
                    <a:ln>
                      <a:noFill/>
                    </a:ln>
                  </pic:spPr>
                </pic:pic>
              </a:graphicData>
            </a:graphic>
          </wp:inline>
        </w:drawing>
      </w:r>
    </w:p>
    <w:p w14:paraId="45CA1A7E" w14:textId="24A25ED9" w:rsidR="002631B5" w:rsidRPr="00640707" w:rsidRDefault="002631B5" w:rsidP="00640707">
      <w:pPr>
        <w:pStyle w:val="Legenda"/>
        <w:spacing w:line="360" w:lineRule="auto"/>
        <w:jc w:val="both"/>
        <w:rPr>
          <w:sz w:val="24"/>
          <w:szCs w:val="24"/>
        </w:rPr>
      </w:pPr>
      <w:bookmarkStart w:id="223" w:name="_Toc29377086"/>
      <w:r w:rsidRPr="002631B5">
        <w:rPr>
          <w:sz w:val="24"/>
          <w:szCs w:val="24"/>
        </w:rPr>
        <w:t xml:space="preserve">Rysunek </w:t>
      </w:r>
      <w:r w:rsidRPr="002631B5">
        <w:rPr>
          <w:sz w:val="24"/>
          <w:szCs w:val="24"/>
        </w:rPr>
        <w:fldChar w:fldCharType="begin"/>
      </w:r>
      <w:r w:rsidRPr="002631B5">
        <w:rPr>
          <w:sz w:val="24"/>
          <w:szCs w:val="24"/>
        </w:rPr>
        <w:instrText xml:space="preserve"> SEQ Rysunek \* ARABIC </w:instrText>
      </w:r>
      <w:r w:rsidRPr="002631B5">
        <w:rPr>
          <w:sz w:val="24"/>
          <w:szCs w:val="24"/>
        </w:rPr>
        <w:fldChar w:fldCharType="separate"/>
      </w:r>
      <w:r w:rsidR="00C31C93">
        <w:rPr>
          <w:noProof/>
          <w:sz w:val="24"/>
          <w:szCs w:val="24"/>
        </w:rPr>
        <w:t>33</w:t>
      </w:r>
      <w:r w:rsidRPr="002631B5">
        <w:rPr>
          <w:sz w:val="24"/>
          <w:szCs w:val="24"/>
        </w:rPr>
        <w:fldChar w:fldCharType="end"/>
      </w:r>
      <w:r w:rsidRPr="002631B5">
        <w:rPr>
          <w:sz w:val="24"/>
          <w:szCs w:val="24"/>
        </w:rPr>
        <w:t xml:space="preserve"> Przykładowy dokument zawierający dane przeznaczone do wyszukiwania użytkowników</w:t>
      </w:r>
      <w:bookmarkEnd w:id="223"/>
    </w:p>
    <w:p w14:paraId="7567382D" w14:textId="27D3ADCC" w:rsidR="00C419A6" w:rsidRDefault="002631B5" w:rsidP="005303FF">
      <w:pPr>
        <w:spacing w:line="360" w:lineRule="auto"/>
        <w:jc w:val="both"/>
      </w:pPr>
      <w:r>
        <w:t xml:space="preserve">Po </w:t>
      </w:r>
      <w:r w:rsidR="00046FB8">
        <w:t xml:space="preserve">ekstrakcji i </w:t>
      </w:r>
      <w:r>
        <w:t>przeniesieniu rzeczywi</w:t>
      </w:r>
      <w:r w:rsidR="00046FB8">
        <w:t>stych danych użytkowników</w:t>
      </w:r>
      <w:r w:rsidR="00A00EF1">
        <w:t xml:space="preserve"> z głównej bazy danych</w:t>
      </w:r>
      <w:r w:rsidR="00046FB8">
        <w:t xml:space="preserve"> można przetestować działanie klastra. Do tego celu można użyć narzędzia Postman, które pozwala wysyłać zapytania HTTP o </w:t>
      </w:r>
      <w:r w:rsidR="00805A78">
        <w:t>różnych konfiguracjach.</w:t>
      </w:r>
      <w:r w:rsidR="004A6442">
        <w:t xml:space="preserve"> Do opracowania i prawidłowego działania tego zapytania można użyć filtra </w:t>
      </w:r>
      <w:r w:rsidR="004A6442" w:rsidRPr="002344A7">
        <w:t>bool</w:t>
      </w:r>
      <w:r w:rsidR="004A6442">
        <w:t>, który jest używany do łączenia wielu klauzul filtracyjnych z użyciem logiki boolowskiej</w:t>
      </w:r>
      <w:r w:rsidR="004A6442">
        <w:rPr>
          <w:rStyle w:val="Odwoanieprzypisudolnego"/>
        </w:rPr>
        <w:footnoteReference w:id="71"/>
      </w:r>
      <w:r w:rsidR="004A6442">
        <w:t>.</w:t>
      </w:r>
      <w:r w:rsidR="00C419A6">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2"/>
        <w:gridCol w:w="7130"/>
      </w:tblGrid>
      <w:tr w:rsidR="00C419A6" w14:paraId="0245D422" w14:textId="77777777" w:rsidTr="002C086C">
        <w:tc>
          <w:tcPr>
            <w:tcW w:w="1951" w:type="dxa"/>
            <w:shd w:val="clear" w:color="auto" w:fill="E7E6E6" w:themeFill="background2"/>
          </w:tcPr>
          <w:p w14:paraId="13E2FF7A" w14:textId="77777777" w:rsidR="00C419A6" w:rsidRDefault="00C419A6" w:rsidP="005303FF">
            <w:pPr>
              <w:spacing w:line="360" w:lineRule="auto"/>
              <w:jc w:val="both"/>
            </w:pPr>
            <w:r>
              <w:t>Nazwa</w:t>
            </w:r>
          </w:p>
        </w:tc>
        <w:tc>
          <w:tcPr>
            <w:tcW w:w="7261" w:type="dxa"/>
            <w:shd w:val="clear" w:color="auto" w:fill="E7E6E6" w:themeFill="background2"/>
          </w:tcPr>
          <w:p w14:paraId="066F98CE" w14:textId="77777777" w:rsidR="00C419A6" w:rsidRDefault="00C419A6" w:rsidP="005303FF">
            <w:pPr>
              <w:spacing w:line="360" w:lineRule="auto"/>
              <w:jc w:val="both"/>
            </w:pPr>
            <w:r>
              <w:t>Opis działania</w:t>
            </w:r>
          </w:p>
        </w:tc>
      </w:tr>
      <w:tr w:rsidR="00C419A6" w14:paraId="1795D0BB" w14:textId="77777777" w:rsidTr="0059515F">
        <w:tc>
          <w:tcPr>
            <w:tcW w:w="1951" w:type="dxa"/>
            <w:shd w:val="clear" w:color="auto" w:fill="auto"/>
          </w:tcPr>
          <w:p w14:paraId="4BE7BFCB" w14:textId="77777777" w:rsidR="00C419A6" w:rsidRDefault="00C419A6" w:rsidP="005303FF">
            <w:pPr>
              <w:spacing w:line="360" w:lineRule="auto"/>
              <w:jc w:val="both"/>
            </w:pPr>
            <w:r>
              <w:t>must</w:t>
            </w:r>
          </w:p>
        </w:tc>
        <w:tc>
          <w:tcPr>
            <w:tcW w:w="7261" w:type="dxa"/>
            <w:shd w:val="clear" w:color="auto" w:fill="auto"/>
          </w:tcPr>
          <w:p w14:paraId="14B5A55E" w14:textId="77777777" w:rsidR="00C419A6" w:rsidRDefault="00C419A6" w:rsidP="005303FF">
            <w:pPr>
              <w:spacing w:line="360" w:lineRule="auto"/>
              <w:jc w:val="both"/>
            </w:pPr>
            <w:r>
              <w:t>Wszystkie klauzule powinny odpowiadać parametrom wyjściowym</w:t>
            </w:r>
          </w:p>
        </w:tc>
      </w:tr>
      <w:tr w:rsidR="00C419A6" w14:paraId="64B74C8A" w14:textId="77777777" w:rsidTr="0059515F">
        <w:tc>
          <w:tcPr>
            <w:tcW w:w="1951" w:type="dxa"/>
            <w:shd w:val="clear" w:color="auto" w:fill="auto"/>
          </w:tcPr>
          <w:p w14:paraId="697557A5" w14:textId="77777777" w:rsidR="00C419A6" w:rsidRDefault="00C419A6" w:rsidP="005303FF">
            <w:pPr>
              <w:spacing w:line="360" w:lineRule="auto"/>
              <w:jc w:val="both"/>
            </w:pPr>
            <w:r>
              <w:t>must_not</w:t>
            </w:r>
          </w:p>
        </w:tc>
        <w:tc>
          <w:tcPr>
            <w:tcW w:w="7261" w:type="dxa"/>
            <w:shd w:val="clear" w:color="auto" w:fill="auto"/>
          </w:tcPr>
          <w:p w14:paraId="55B03A3E" w14:textId="77777777" w:rsidR="00C419A6" w:rsidRDefault="00C419A6" w:rsidP="005303FF">
            <w:pPr>
              <w:spacing w:line="360" w:lineRule="auto"/>
              <w:jc w:val="both"/>
            </w:pPr>
            <w:r>
              <w:t>Wszystkie klauzule nie powinny odpowiadać parametrom wyjściowym</w:t>
            </w:r>
          </w:p>
        </w:tc>
      </w:tr>
      <w:tr w:rsidR="00C419A6" w14:paraId="6B1DAF6F" w14:textId="77777777" w:rsidTr="0059515F">
        <w:tc>
          <w:tcPr>
            <w:tcW w:w="1951" w:type="dxa"/>
            <w:shd w:val="clear" w:color="auto" w:fill="auto"/>
          </w:tcPr>
          <w:p w14:paraId="6700392D" w14:textId="77777777" w:rsidR="00C419A6" w:rsidRDefault="00C419A6" w:rsidP="005303FF">
            <w:pPr>
              <w:spacing w:line="360" w:lineRule="auto"/>
              <w:jc w:val="both"/>
            </w:pPr>
            <w:r>
              <w:t>should</w:t>
            </w:r>
          </w:p>
        </w:tc>
        <w:tc>
          <w:tcPr>
            <w:tcW w:w="7261" w:type="dxa"/>
            <w:shd w:val="clear" w:color="auto" w:fill="auto"/>
          </w:tcPr>
          <w:p w14:paraId="0E9E5488" w14:textId="77777777" w:rsidR="00C419A6" w:rsidRDefault="00C419A6" w:rsidP="005303FF">
            <w:pPr>
              <w:keepNext/>
              <w:spacing w:line="360" w:lineRule="auto"/>
              <w:jc w:val="both"/>
            </w:pPr>
            <w:r>
              <w:t>Przynajmniej jedna klauzula powinna odpowiadać parametrom wyjściowym</w:t>
            </w:r>
          </w:p>
        </w:tc>
      </w:tr>
    </w:tbl>
    <w:p w14:paraId="6D58F17B" w14:textId="6F22C486" w:rsidR="00C419A6" w:rsidRPr="00640707" w:rsidRDefault="00C419A6" w:rsidP="00640707">
      <w:pPr>
        <w:pStyle w:val="Legenda"/>
        <w:spacing w:line="360" w:lineRule="auto"/>
        <w:jc w:val="both"/>
        <w:rPr>
          <w:sz w:val="24"/>
          <w:szCs w:val="24"/>
        </w:rPr>
      </w:pPr>
      <w:bookmarkStart w:id="226" w:name="_Toc29377013"/>
      <w:r w:rsidRPr="00C419A6">
        <w:rPr>
          <w:sz w:val="24"/>
          <w:szCs w:val="24"/>
        </w:rPr>
        <w:t xml:space="preserve">Tabela </w:t>
      </w:r>
      <w:r w:rsidR="000D4A50">
        <w:rPr>
          <w:sz w:val="24"/>
          <w:szCs w:val="24"/>
        </w:rPr>
        <w:fldChar w:fldCharType="begin"/>
      </w:r>
      <w:r w:rsidR="000D4A50">
        <w:rPr>
          <w:sz w:val="24"/>
          <w:szCs w:val="24"/>
        </w:rPr>
        <w:instrText xml:space="preserve"> SEQ Tabela \* ARABIC </w:instrText>
      </w:r>
      <w:r w:rsidR="000D4A50">
        <w:rPr>
          <w:sz w:val="24"/>
          <w:szCs w:val="24"/>
        </w:rPr>
        <w:fldChar w:fldCharType="separate"/>
      </w:r>
      <w:r w:rsidR="000D4A50">
        <w:rPr>
          <w:noProof/>
          <w:sz w:val="24"/>
          <w:szCs w:val="24"/>
        </w:rPr>
        <w:t>5</w:t>
      </w:r>
      <w:r w:rsidR="000D4A50">
        <w:rPr>
          <w:sz w:val="24"/>
          <w:szCs w:val="24"/>
        </w:rPr>
        <w:fldChar w:fldCharType="end"/>
      </w:r>
      <w:r w:rsidRPr="00C419A6">
        <w:rPr>
          <w:sz w:val="24"/>
          <w:szCs w:val="24"/>
        </w:rPr>
        <w:t xml:space="preserve"> Opis parametrów akceptowanych przez filtr boolowski</w:t>
      </w:r>
      <w:bookmarkEnd w:id="226"/>
    </w:p>
    <w:p w14:paraId="0834F4FF" w14:textId="77777777" w:rsidR="00C419A6" w:rsidRPr="00E56F43" w:rsidRDefault="00396219" w:rsidP="005303FF">
      <w:pPr>
        <w:spacing w:line="360" w:lineRule="auto"/>
        <w:jc w:val="both"/>
      </w:pPr>
      <w:r>
        <w:t>Przykładowe ciało zapytania może wyglądać następująco</w:t>
      </w:r>
      <w:r w:rsidRPr="00E56F43">
        <w:t>:</w:t>
      </w:r>
    </w:p>
    <w:p w14:paraId="72A7911B" w14:textId="77777777" w:rsidR="0037515E" w:rsidRPr="00E56F43" w:rsidRDefault="0037515E" w:rsidP="005303FF">
      <w:pPr>
        <w:pBdr>
          <w:top w:val="single" w:sz="4" w:space="1" w:color="auto"/>
          <w:left w:val="single" w:sz="4" w:space="4" w:color="auto"/>
          <w:bottom w:val="single" w:sz="4" w:space="1" w:color="auto"/>
          <w:right w:val="single" w:sz="4" w:space="4" w:color="auto"/>
        </w:pBdr>
        <w:jc w:val="both"/>
        <w:rPr>
          <w:sz w:val="16"/>
          <w:szCs w:val="16"/>
          <w:lang w:val="en-US"/>
        </w:rPr>
      </w:pPr>
      <w:r w:rsidRPr="00E56F43">
        <w:rPr>
          <w:sz w:val="16"/>
          <w:szCs w:val="16"/>
          <w:lang w:val="en-US"/>
        </w:rPr>
        <w:t>{</w:t>
      </w:r>
    </w:p>
    <w:p w14:paraId="2176BB09" w14:textId="77777777" w:rsidR="0037515E" w:rsidRPr="00E56F43" w:rsidRDefault="0037515E" w:rsidP="005303FF">
      <w:pPr>
        <w:pBdr>
          <w:top w:val="single" w:sz="4" w:space="1" w:color="auto"/>
          <w:left w:val="single" w:sz="4" w:space="4" w:color="auto"/>
          <w:bottom w:val="single" w:sz="4" w:space="1" w:color="auto"/>
          <w:right w:val="single" w:sz="4" w:space="4" w:color="auto"/>
        </w:pBdr>
        <w:jc w:val="both"/>
        <w:rPr>
          <w:sz w:val="16"/>
          <w:szCs w:val="16"/>
          <w:lang w:val="en-US"/>
        </w:rPr>
      </w:pPr>
      <w:r w:rsidRPr="00E56F43">
        <w:rPr>
          <w:sz w:val="16"/>
          <w:szCs w:val="16"/>
          <w:lang w:val="en-US"/>
        </w:rPr>
        <w:t>  "query</w:t>
      </w:r>
      <w:proofErr w:type="gramStart"/>
      <w:r w:rsidRPr="00E56F43">
        <w:rPr>
          <w:sz w:val="16"/>
          <w:szCs w:val="16"/>
          <w:lang w:val="en-US"/>
        </w:rPr>
        <w:t>" :</w:t>
      </w:r>
      <w:proofErr w:type="gramEnd"/>
      <w:r w:rsidRPr="00E56F43">
        <w:rPr>
          <w:sz w:val="16"/>
          <w:szCs w:val="16"/>
          <w:lang w:val="en-US"/>
        </w:rPr>
        <w:t> {</w:t>
      </w:r>
    </w:p>
    <w:p w14:paraId="62F2166B" w14:textId="77777777" w:rsidR="0037515E" w:rsidRPr="00E56F43" w:rsidRDefault="0037515E" w:rsidP="005303FF">
      <w:pPr>
        <w:pBdr>
          <w:top w:val="single" w:sz="4" w:space="1" w:color="auto"/>
          <w:left w:val="single" w:sz="4" w:space="4" w:color="auto"/>
          <w:bottom w:val="single" w:sz="4" w:space="1" w:color="auto"/>
          <w:right w:val="single" w:sz="4" w:space="4" w:color="auto"/>
        </w:pBdr>
        <w:jc w:val="both"/>
        <w:rPr>
          <w:sz w:val="16"/>
          <w:szCs w:val="16"/>
          <w:lang w:val="en-US"/>
        </w:rPr>
      </w:pPr>
      <w:r w:rsidRPr="00E56F43">
        <w:rPr>
          <w:sz w:val="16"/>
          <w:szCs w:val="16"/>
          <w:lang w:val="en-US"/>
        </w:rPr>
        <w:t>        "bool": {</w:t>
      </w:r>
    </w:p>
    <w:p w14:paraId="7C52F204" w14:textId="77777777" w:rsidR="0037515E" w:rsidRPr="00E56F43" w:rsidRDefault="0037515E" w:rsidP="005303FF">
      <w:pPr>
        <w:pBdr>
          <w:top w:val="single" w:sz="4" w:space="1" w:color="auto"/>
          <w:left w:val="single" w:sz="4" w:space="4" w:color="auto"/>
          <w:bottom w:val="single" w:sz="4" w:space="1" w:color="auto"/>
          <w:right w:val="single" w:sz="4" w:space="4" w:color="auto"/>
        </w:pBdr>
        <w:jc w:val="both"/>
        <w:rPr>
          <w:sz w:val="16"/>
          <w:szCs w:val="16"/>
          <w:lang w:val="en-US"/>
        </w:rPr>
      </w:pPr>
      <w:r w:rsidRPr="00E56F43">
        <w:rPr>
          <w:sz w:val="16"/>
          <w:szCs w:val="16"/>
          <w:lang w:val="en-US"/>
        </w:rPr>
        <w:t>            "must": [</w:t>
      </w:r>
    </w:p>
    <w:p w14:paraId="151B79EB" w14:textId="77777777" w:rsidR="0037515E" w:rsidRPr="00E56F43" w:rsidRDefault="0037515E" w:rsidP="005303FF">
      <w:pPr>
        <w:pBdr>
          <w:top w:val="single" w:sz="4" w:space="1" w:color="auto"/>
          <w:left w:val="single" w:sz="4" w:space="4" w:color="auto"/>
          <w:bottom w:val="single" w:sz="4" w:space="1" w:color="auto"/>
          <w:right w:val="single" w:sz="4" w:space="4" w:color="auto"/>
        </w:pBdr>
        <w:jc w:val="both"/>
        <w:rPr>
          <w:sz w:val="16"/>
          <w:szCs w:val="16"/>
          <w:lang w:val="en-US"/>
        </w:rPr>
      </w:pPr>
      <w:r w:rsidRPr="00E56F43">
        <w:rPr>
          <w:sz w:val="16"/>
          <w:szCs w:val="16"/>
          <w:lang w:val="en-US"/>
        </w:rPr>
        <w:t>               {</w:t>
      </w:r>
    </w:p>
    <w:p w14:paraId="5A20E697" w14:textId="77777777" w:rsidR="0037515E" w:rsidRPr="00E56F43" w:rsidRDefault="0037515E" w:rsidP="005303FF">
      <w:pPr>
        <w:pBdr>
          <w:top w:val="single" w:sz="4" w:space="1" w:color="auto"/>
          <w:left w:val="single" w:sz="4" w:space="4" w:color="auto"/>
          <w:bottom w:val="single" w:sz="4" w:space="1" w:color="auto"/>
          <w:right w:val="single" w:sz="4" w:space="4" w:color="auto"/>
        </w:pBdr>
        <w:jc w:val="both"/>
        <w:rPr>
          <w:sz w:val="16"/>
          <w:szCs w:val="16"/>
          <w:lang w:val="en-US"/>
        </w:rPr>
      </w:pPr>
      <w:r w:rsidRPr="00E56F43">
        <w:rPr>
          <w:sz w:val="16"/>
          <w:szCs w:val="16"/>
          <w:lang w:val="en-US"/>
        </w:rPr>
        <w:t>                   "match_phrase": {</w:t>
      </w:r>
    </w:p>
    <w:p w14:paraId="3B3B0DDD" w14:textId="77777777" w:rsidR="0037515E" w:rsidRPr="00E56F43" w:rsidRDefault="0037515E" w:rsidP="005303FF">
      <w:pPr>
        <w:pBdr>
          <w:top w:val="single" w:sz="4" w:space="1" w:color="auto"/>
          <w:left w:val="single" w:sz="4" w:space="4" w:color="auto"/>
          <w:bottom w:val="single" w:sz="4" w:space="1" w:color="auto"/>
          <w:right w:val="single" w:sz="4" w:space="4" w:color="auto"/>
        </w:pBdr>
        <w:jc w:val="both"/>
        <w:rPr>
          <w:sz w:val="16"/>
          <w:szCs w:val="16"/>
          <w:lang w:val="en-US"/>
        </w:rPr>
      </w:pPr>
      <w:r w:rsidRPr="00E56F43">
        <w:rPr>
          <w:sz w:val="16"/>
          <w:szCs w:val="16"/>
          <w:lang w:val="en-US"/>
        </w:rPr>
        <w:t>                      "name": "Dmytro"</w:t>
      </w:r>
    </w:p>
    <w:p w14:paraId="638FBD69" w14:textId="77777777" w:rsidR="0037515E" w:rsidRPr="00E56F43" w:rsidRDefault="0037515E" w:rsidP="005303FF">
      <w:pPr>
        <w:pBdr>
          <w:top w:val="single" w:sz="4" w:space="1" w:color="auto"/>
          <w:left w:val="single" w:sz="4" w:space="4" w:color="auto"/>
          <w:bottom w:val="single" w:sz="4" w:space="1" w:color="auto"/>
          <w:right w:val="single" w:sz="4" w:space="4" w:color="auto"/>
        </w:pBdr>
        <w:jc w:val="both"/>
        <w:rPr>
          <w:sz w:val="16"/>
          <w:szCs w:val="16"/>
          <w:lang w:val="en-US"/>
        </w:rPr>
      </w:pPr>
      <w:r w:rsidRPr="00E56F43">
        <w:rPr>
          <w:sz w:val="16"/>
          <w:szCs w:val="16"/>
          <w:lang w:val="en-US"/>
        </w:rPr>
        <w:t>                   }</w:t>
      </w:r>
    </w:p>
    <w:p w14:paraId="1C625517" w14:textId="77777777" w:rsidR="0037515E" w:rsidRPr="00E56F43" w:rsidRDefault="0037515E" w:rsidP="005303FF">
      <w:pPr>
        <w:pBdr>
          <w:top w:val="single" w:sz="4" w:space="1" w:color="auto"/>
          <w:left w:val="single" w:sz="4" w:space="4" w:color="auto"/>
          <w:bottom w:val="single" w:sz="4" w:space="1" w:color="auto"/>
          <w:right w:val="single" w:sz="4" w:space="4" w:color="auto"/>
        </w:pBdr>
        <w:jc w:val="both"/>
        <w:rPr>
          <w:sz w:val="16"/>
          <w:szCs w:val="16"/>
          <w:lang w:val="en-US"/>
        </w:rPr>
      </w:pPr>
      <w:r w:rsidRPr="00E56F43">
        <w:rPr>
          <w:sz w:val="16"/>
          <w:szCs w:val="16"/>
          <w:lang w:val="en-US"/>
        </w:rPr>
        <w:t>               },</w:t>
      </w:r>
    </w:p>
    <w:p w14:paraId="03671512" w14:textId="77777777" w:rsidR="0037515E" w:rsidRPr="00E56F43" w:rsidRDefault="0037515E" w:rsidP="005303FF">
      <w:pPr>
        <w:pBdr>
          <w:top w:val="single" w:sz="4" w:space="1" w:color="auto"/>
          <w:left w:val="single" w:sz="4" w:space="4" w:color="auto"/>
          <w:bottom w:val="single" w:sz="4" w:space="1" w:color="auto"/>
          <w:right w:val="single" w:sz="4" w:space="4" w:color="auto"/>
        </w:pBdr>
        <w:jc w:val="both"/>
        <w:rPr>
          <w:sz w:val="16"/>
          <w:szCs w:val="16"/>
          <w:lang w:val="en-US"/>
        </w:rPr>
      </w:pPr>
      <w:r w:rsidRPr="00E56F43">
        <w:rPr>
          <w:sz w:val="16"/>
          <w:szCs w:val="16"/>
          <w:lang w:val="en-US"/>
        </w:rPr>
        <w:t>               {</w:t>
      </w:r>
    </w:p>
    <w:p w14:paraId="24A0127B" w14:textId="77777777" w:rsidR="0037515E" w:rsidRPr="00E56F43" w:rsidRDefault="0037515E" w:rsidP="005303FF">
      <w:pPr>
        <w:pBdr>
          <w:top w:val="single" w:sz="4" w:space="1" w:color="auto"/>
          <w:left w:val="single" w:sz="4" w:space="4" w:color="auto"/>
          <w:bottom w:val="single" w:sz="4" w:space="1" w:color="auto"/>
          <w:right w:val="single" w:sz="4" w:space="4" w:color="auto"/>
        </w:pBdr>
        <w:jc w:val="both"/>
        <w:rPr>
          <w:sz w:val="16"/>
          <w:szCs w:val="16"/>
          <w:lang w:val="en-US"/>
        </w:rPr>
      </w:pPr>
      <w:r w:rsidRPr="00E56F43">
        <w:rPr>
          <w:sz w:val="16"/>
          <w:szCs w:val="16"/>
          <w:lang w:val="en-US"/>
        </w:rPr>
        <w:t>                   "match_phrase": {</w:t>
      </w:r>
    </w:p>
    <w:p w14:paraId="2BF1C257" w14:textId="77777777" w:rsidR="0037515E" w:rsidRPr="00E56F43" w:rsidRDefault="0037515E" w:rsidP="005303FF">
      <w:pPr>
        <w:pBdr>
          <w:top w:val="single" w:sz="4" w:space="1" w:color="auto"/>
          <w:left w:val="single" w:sz="4" w:space="4" w:color="auto"/>
          <w:bottom w:val="single" w:sz="4" w:space="1" w:color="auto"/>
          <w:right w:val="single" w:sz="4" w:space="4" w:color="auto"/>
        </w:pBdr>
        <w:jc w:val="both"/>
        <w:rPr>
          <w:sz w:val="16"/>
          <w:szCs w:val="16"/>
          <w:lang w:val="en-US"/>
        </w:rPr>
      </w:pPr>
      <w:r w:rsidRPr="00E56F43">
        <w:rPr>
          <w:sz w:val="16"/>
          <w:szCs w:val="16"/>
          <w:lang w:val="en-US"/>
        </w:rPr>
        <w:t>                      "surname": "Vozniachuk"</w:t>
      </w:r>
    </w:p>
    <w:p w14:paraId="74B94C48" w14:textId="77777777" w:rsidR="0037515E" w:rsidRPr="00E56F43" w:rsidRDefault="0037515E" w:rsidP="005303FF">
      <w:pPr>
        <w:pBdr>
          <w:top w:val="single" w:sz="4" w:space="1" w:color="auto"/>
          <w:left w:val="single" w:sz="4" w:space="4" w:color="auto"/>
          <w:bottom w:val="single" w:sz="4" w:space="1" w:color="auto"/>
          <w:right w:val="single" w:sz="4" w:space="4" w:color="auto"/>
        </w:pBdr>
        <w:jc w:val="both"/>
        <w:rPr>
          <w:sz w:val="16"/>
          <w:szCs w:val="16"/>
          <w:lang w:val="en-US"/>
        </w:rPr>
      </w:pPr>
      <w:r w:rsidRPr="00E56F43">
        <w:rPr>
          <w:sz w:val="16"/>
          <w:szCs w:val="16"/>
          <w:lang w:val="en-US"/>
        </w:rPr>
        <w:t>                   }</w:t>
      </w:r>
    </w:p>
    <w:p w14:paraId="03B06DB5" w14:textId="77777777" w:rsidR="0037515E" w:rsidRPr="00E56F43" w:rsidRDefault="0037515E" w:rsidP="005303FF">
      <w:pPr>
        <w:pBdr>
          <w:top w:val="single" w:sz="4" w:space="1" w:color="auto"/>
          <w:left w:val="single" w:sz="4" w:space="4" w:color="auto"/>
          <w:bottom w:val="single" w:sz="4" w:space="1" w:color="auto"/>
          <w:right w:val="single" w:sz="4" w:space="4" w:color="auto"/>
        </w:pBdr>
        <w:jc w:val="both"/>
        <w:rPr>
          <w:sz w:val="16"/>
          <w:szCs w:val="16"/>
          <w:lang w:val="en-US"/>
        </w:rPr>
      </w:pPr>
      <w:r w:rsidRPr="00E56F43">
        <w:rPr>
          <w:sz w:val="16"/>
          <w:szCs w:val="16"/>
          <w:lang w:val="en-US"/>
        </w:rPr>
        <w:t>               },</w:t>
      </w:r>
    </w:p>
    <w:p w14:paraId="226D5C7F" w14:textId="77777777" w:rsidR="0037515E" w:rsidRPr="00E56F43" w:rsidRDefault="0037515E" w:rsidP="005303FF">
      <w:pPr>
        <w:pBdr>
          <w:top w:val="single" w:sz="4" w:space="1" w:color="auto"/>
          <w:left w:val="single" w:sz="4" w:space="4" w:color="auto"/>
          <w:bottom w:val="single" w:sz="4" w:space="1" w:color="auto"/>
          <w:right w:val="single" w:sz="4" w:space="4" w:color="auto"/>
        </w:pBdr>
        <w:jc w:val="both"/>
        <w:rPr>
          <w:sz w:val="16"/>
          <w:szCs w:val="16"/>
          <w:lang w:val="en-US"/>
        </w:rPr>
      </w:pPr>
      <w:r w:rsidRPr="00E56F43">
        <w:rPr>
          <w:sz w:val="16"/>
          <w:szCs w:val="16"/>
          <w:lang w:val="en-US"/>
        </w:rPr>
        <w:t>               {</w:t>
      </w:r>
    </w:p>
    <w:p w14:paraId="58824043" w14:textId="77777777" w:rsidR="0037515E" w:rsidRPr="00E56F43" w:rsidRDefault="0037515E" w:rsidP="005303FF">
      <w:pPr>
        <w:pBdr>
          <w:top w:val="single" w:sz="4" w:space="1" w:color="auto"/>
          <w:left w:val="single" w:sz="4" w:space="4" w:color="auto"/>
          <w:bottom w:val="single" w:sz="4" w:space="1" w:color="auto"/>
          <w:right w:val="single" w:sz="4" w:space="4" w:color="auto"/>
        </w:pBdr>
        <w:jc w:val="both"/>
        <w:rPr>
          <w:sz w:val="16"/>
          <w:szCs w:val="16"/>
          <w:lang w:val="en-US"/>
        </w:rPr>
      </w:pPr>
      <w:r w:rsidRPr="00E56F43">
        <w:rPr>
          <w:sz w:val="16"/>
          <w:szCs w:val="16"/>
          <w:lang w:val="en-US"/>
        </w:rPr>
        <w:t>                   "match_phrase": {</w:t>
      </w:r>
    </w:p>
    <w:p w14:paraId="17E83929" w14:textId="77777777" w:rsidR="0037515E" w:rsidRPr="00E56F43" w:rsidRDefault="0037515E" w:rsidP="005303FF">
      <w:pPr>
        <w:pBdr>
          <w:top w:val="single" w:sz="4" w:space="1" w:color="auto"/>
          <w:left w:val="single" w:sz="4" w:space="4" w:color="auto"/>
          <w:bottom w:val="single" w:sz="4" w:space="1" w:color="auto"/>
          <w:right w:val="single" w:sz="4" w:space="4" w:color="auto"/>
        </w:pBdr>
        <w:jc w:val="both"/>
        <w:rPr>
          <w:sz w:val="16"/>
          <w:szCs w:val="16"/>
          <w:lang w:val="en-US"/>
        </w:rPr>
      </w:pPr>
      <w:r w:rsidRPr="00E56F43">
        <w:rPr>
          <w:sz w:val="16"/>
          <w:szCs w:val="16"/>
          <w:lang w:val="en-US"/>
        </w:rPr>
        <w:t>                      "city": "Gdańsk"</w:t>
      </w:r>
    </w:p>
    <w:p w14:paraId="42E5A62C" w14:textId="77777777" w:rsidR="0037515E" w:rsidRPr="00E56F43" w:rsidRDefault="0037515E" w:rsidP="005303FF">
      <w:pPr>
        <w:pBdr>
          <w:top w:val="single" w:sz="4" w:space="1" w:color="auto"/>
          <w:left w:val="single" w:sz="4" w:space="4" w:color="auto"/>
          <w:bottom w:val="single" w:sz="4" w:space="1" w:color="auto"/>
          <w:right w:val="single" w:sz="4" w:space="4" w:color="auto"/>
        </w:pBdr>
        <w:jc w:val="both"/>
        <w:rPr>
          <w:sz w:val="16"/>
          <w:szCs w:val="16"/>
          <w:lang w:val="en-US"/>
        </w:rPr>
      </w:pPr>
      <w:r w:rsidRPr="00E56F43">
        <w:rPr>
          <w:sz w:val="16"/>
          <w:szCs w:val="16"/>
          <w:lang w:val="en-US"/>
        </w:rPr>
        <w:t>                   }</w:t>
      </w:r>
    </w:p>
    <w:p w14:paraId="7F24BC60" w14:textId="77777777" w:rsidR="0037515E" w:rsidRPr="00E56F43" w:rsidRDefault="0037515E" w:rsidP="005303FF">
      <w:pPr>
        <w:pBdr>
          <w:top w:val="single" w:sz="4" w:space="1" w:color="auto"/>
          <w:left w:val="single" w:sz="4" w:space="4" w:color="auto"/>
          <w:bottom w:val="single" w:sz="4" w:space="1" w:color="auto"/>
          <w:right w:val="single" w:sz="4" w:space="4" w:color="auto"/>
        </w:pBdr>
        <w:jc w:val="both"/>
        <w:rPr>
          <w:sz w:val="16"/>
          <w:szCs w:val="16"/>
          <w:lang w:val="en-US"/>
        </w:rPr>
      </w:pPr>
      <w:r w:rsidRPr="00E56F43">
        <w:rPr>
          <w:sz w:val="16"/>
          <w:szCs w:val="16"/>
          <w:lang w:val="en-US"/>
        </w:rPr>
        <w:t>               },</w:t>
      </w:r>
    </w:p>
    <w:p w14:paraId="3F5B9946" w14:textId="77777777" w:rsidR="0037515E" w:rsidRPr="00E56F43" w:rsidRDefault="0037515E" w:rsidP="005303FF">
      <w:pPr>
        <w:pBdr>
          <w:top w:val="single" w:sz="4" w:space="1" w:color="auto"/>
          <w:left w:val="single" w:sz="4" w:space="4" w:color="auto"/>
          <w:bottom w:val="single" w:sz="4" w:space="1" w:color="auto"/>
          <w:right w:val="single" w:sz="4" w:space="4" w:color="auto"/>
        </w:pBdr>
        <w:jc w:val="both"/>
        <w:rPr>
          <w:sz w:val="16"/>
          <w:szCs w:val="16"/>
          <w:lang w:val="en-US"/>
        </w:rPr>
      </w:pPr>
      <w:r w:rsidRPr="00E56F43">
        <w:rPr>
          <w:sz w:val="16"/>
          <w:szCs w:val="16"/>
          <w:lang w:val="en-US"/>
        </w:rPr>
        <w:t>               {</w:t>
      </w:r>
    </w:p>
    <w:p w14:paraId="3813E992" w14:textId="77777777" w:rsidR="0037515E" w:rsidRPr="00E56F43" w:rsidRDefault="0037515E" w:rsidP="005303FF">
      <w:pPr>
        <w:pBdr>
          <w:top w:val="single" w:sz="4" w:space="1" w:color="auto"/>
          <w:left w:val="single" w:sz="4" w:space="4" w:color="auto"/>
          <w:bottom w:val="single" w:sz="4" w:space="1" w:color="auto"/>
          <w:right w:val="single" w:sz="4" w:space="4" w:color="auto"/>
        </w:pBdr>
        <w:jc w:val="both"/>
        <w:rPr>
          <w:sz w:val="16"/>
          <w:szCs w:val="16"/>
          <w:lang w:val="en-US"/>
        </w:rPr>
      </w:pPr>
      <w:r w:rsidRPr="00E56F43">
        <w:rPr>
          <w:sz w:val="16"/>
          <w:szCs w:val="16"/>
          <w:lang w:val="en-US"/>
        </w:rPr>
        <w:t>                    "range</w:t>
      </w:r>
      <w:proofErr w:type="gramStart"/>
      <w:r w:rsidRPr="00E56F43">
        <w:rPr>
          <w:sz w:val="16"/>
          <w:szCs w:val="16"/>
          <w:lang w:val="en-US"/>
        </w:rPr>
        <w:t>":{</w:t>
      </w:r>
      <w:proofErr w:type="gramEnd"/>
    </w:p>
    <w:p w14:paraId="6EF46964" w14:textId="77777777" w:rsidR="0037515E" w:rsidRPr="00E56F43" w:rsidRDefault="0037515E" w:rsidP="005303FF">
      <w:pPr>
        <w:pBdr>
          <w:top w:val="single" w:sz="4" w:space="1" w:color="auto"/>
          <w:left w:val="single" w:sz="4" w:space="4" w:color="auto"/>
          <w:bottom w:val="single" w:sz="4" w:space="1" w:color="auto"/>
          <w:right w:val="single" w:sz="4" w:space="4" w:color="auto"/>
        </w:pBdr>
        <w:jc w:val="both"/>
        <w:rPr>
          <w:sz w:val="16"/>
          <w:szCs w:val="16"/>
          <w:lang w:val="en-US"/>
        </w:rPr>
      </w:pPr>
      <w:r w:rsidRPr="00E56F43">
        <w:rPr>
          <w:sz w:val="16"/>
          <w:szCs w:val="16"/>
          <w:lang w:val="en-US"/>
        </w:rPr>
        <w:t>                        "birthday": {</w:t>
      </w:r>
    </w:p>
    <w:p w14:paraId="317C1BFD" w14:textId="77777777" w:rsidR="0037515E" w:rsidRPr="00E56F43" w:rsidRDefault="0037515E" w:rsidP="005303FF">
      <w:pPr>
        <w:pBdr>
          <w:top w:val="single" w:sz="4" w:space="1" w:color="auto"/>
          <w:left w:val="single" w:sz="4" w:space="4" w:color="auto"/>
          <w:bottom w:val="single" w:sz="4" w:space="1" w:color="auto"/>
          <w:right w:val="single" w:sz="4" w:space="4" w:color="auto"/>
        </w:pBdr>
        <w:jc w:val="both"/>
        <w:rPr>
          <w:sz w:val="16"/>
          <w:szCs w:val="16"/>
          <w:lang w:val="en-US"/>
        </w:rPr>
      </w:pPr>
      <w:r w:rsidRPr="00E56F43">
        <w:rPr>
          <w:sz w:val="16"/>
          <w:szCs w:val="16"/>
          <w:lang w:val="en-US"/>
        </w:rPr>
        <w:t>                            "format": "</w:t>
      </w:r>
      <w:proofErr w:type="gramStart"/>
      <w:r w:rsidRPr="00E56F43">
        <w:rPr>
          <w:sz w:val="16"/>
          <w:szCs w:val="16"/>
          <w:lang w:val="en-US"/>
        </w:rPr>
        <w:t>dd.mm.yyyy</w:t>
      </w:r>
      <w:proofErr w:type="gramEnd"/>
      <w:r w:rsidRPr="00E56F43">
        <w:rPr>
          <w:sz w:val="16"/>
          <w:szCs w:val="16"/>
          <w:lang w:val="en-US"/>
        </w:rPr>
        <w:t>",</w:t>
      </w:r>
    </w:p>
    <w:p w14:paraId="014A79BA" w14:textId="77777777" w:rsidR="0037515E" w:rsidRPr="00E56F43" w:rsidRDefault="0037515E" w:rsidP="005303FF">
      <w:pPr>
        <w:pBdr>
          <w:top w:val="single" w:sz="4" w:space="1" w:color="auto"/>
          <w:left w:val="single" w:sz="4" w:space="4" w:color="auto"/>
          <w:bottom w:val="single" w:sz="4" w:space="1" w:color="auto"/>
          <w:right w:val="single" w:sz="4" w:space="4" w:color="auto"/>
        </w:pBdr>
        <w:jc w:val="both"/>
        <w:rPr>
          <w:sz w:val="16"/>
          <w:szCs w:val="16"/>
          <w:lang w:val="en-US"/>
        </w:rPr>
      </w:pPr>
      <w:r w:rsidRPr="00E56F43">
        <w:rPr>
          <w:sz w:val="16"/>
          <w:szCs w:val="16"/>
          <w:lang w:val="en-US"/>
        </w:rPr>
        <w:t>                            "gt": "10.12.1998",</w:t>
      </w:r>
    </w:p>
    <w:p w14:paraId="212C8C9E" w14:textId="77777777" w:rsidR="0037515E" w:rsidRPr="00E56F43" w:rsidRDefault="0037515E" w:rsidP="005303FF">
      <w:pPr>
        <w:pBdr>
          <w:top w:val="single" w:sz="4" w:space="1" w:color="auto"/>
          <w:left w:val="single" w:sz="4" w:space="4" w:color="auto"/>
          <w:bottom w:val="single" w:sz="4" w:space="1" w:color="auto"/>
          <w:right w:val="single" w:sz="4" w:space="4" w:color="auto"/>
        </w:pBdr>
        <w:jc w:val="both"/>
        <w:rPr>
          <w:sz w:val="16"/>
          <w:szCs w:val="16"/>
          <w:lang w:val="en-US"/>
        </w:rPr>
      </w:pPr>
      <w:r w:rsidRPr="00E56F43">
        <w:rPr>
          <w:sz w:val="16"/>
          <w:szCs w:val="16"/>
          <w:lang w:val="en-US"/>
        </w:rPr>
        <w:t>                            "lt": "11.12.2000"</w:t>
      </w:r>
    </w:p>
    <w:p w14:paraId="451B5E25" w14:textId="77777777" w:rsidR="0037515E" w:rsidRPr="00E56F43" w:rsidRDefault="0037515E" w:rsidP="005303FF">
      <w:pPr>
        <w:pBdr>
          <w:top w:val="single" w:sz="4" w:space="1" w:color="auto"/>
          <w:left w:val="single" w:sz="4" w:space="4" w:color="auto"/>
          <w:bottom w:val="single" w:sz="4" w:space="1" w:color="auto"/>
          <w:right w:val="single" w:sz="4" w:space="4" w:color="auto"/>
        </w:pBdr>
        <w:jc w:val="both"/>
        <w:rPr>
          <w:sz w:val="16"/>
          <w:szCs w:val="16"/>
          <w:lang w:val="en-US"/>
        </w:rPr>
      </w:pPr>
      <w:r w:rsidRPr="00E56F43">
        <w:rPr>
          <w:sz w:val="16"/>
          <w:szCs w:val="16"/>
          <w:lang w:val="en-US"/>
        </w:rPr>
        <w:t>                        }</w:t>
      </w:r>
    </w:p>
    <w:p w14:paraId="45F78121" w14:textId="77777777" w:rsidR="0037515E" w:rsidRPr="00E56F43" w:rsidRDefault="0037515E" w:rsidP="005303FF">
      <w:pPr>
        <w:pBdr>
          <w:top w:val="single" w:sz="4" w:space="1" w:color="auto"/>
          <w:left w:val="single" w:sz="4" w:space="4" w:color="auto"/>
          <w:bottom w:val="single" w:sz="4" w:space="1" w:color="auto"/>
          <w:right w:val="single" w:sz="4" w:space="4" w:color="auto"/>
        </w:pBdr>
        <w:jc w:val="both"/>
        <w:rPr>
          <w:sz w:val="16"/>
          <w:szCs w:val="16"/>
          <w:lang w:val="en-US"/>
        </w:rPr>
      </w:pPr>
      <w:r w:rsidRPr="00E56F43">
        <w:rPr>
          <w:sz w:val="16"/>
          <w:szCs w:val="16"/>
          <w:lang w:val="en-US"/>
        </w:rPr>
        <w:t>                    }</w:t>
      </w:r>
    </w:p>
    <w:p w14:paraId="43219C50" w14:textId="77777777" w:rsidR="0037515E" w:rsidRPr="00E56F43" w:rsidRDefault="0037515E" w:rsidP="005303FF">
      <w:pPr>
        <w:pBdr>
          <w:top w:val="single" w:sz="4" w:space="1" w:color="auto"/>
          <w:left w:val="single" w:sz="4" w:space="4" w:color="auto"/>
          <w:bottom w:val="single" w:sz="4" w:space="1" w:color="auto"/>
          <w:right w:val="single" w:sz="4" w:space="4" w:color="auto"/>
        </w:pBdr>
        <w:jc w:val="both"/>
        <w:rPr>
          <w:sz w:val="16"/>
          <w:szCs w:val="16"/>
          <w:lang w:val="en-US"/>
        </w:rPr>
      </w:pPr>
      <w:r w:rsidRPr="00E56F43">
        <w:rPr>
          <w:sz w:val="16"/>
          <w:szCs w:val="16"/>
          <w:lang w:val="en-US"/>
        </w:rPr>
        <w:lastRenderedPageBreak/>
        <w:t>               },</w:t>
      </w:r>
    </w:p>
    <w:p w14:paraId="7B769448" w14:textId="77777777" w:rsidR="0037515E" w:rsidRPr="00E56F43" w:rsidRDefault="0037515E" w:rsidP="005303FF">
      <w:pPr>
        <w:pBdr>
          <w:top w:val="single" w:sz="4" w:space="1" w:color="auto"/>
          <w:left w:val="single" w:sz="4" w:space="4" w:color="auto"/>
          <w:bottom w:val="single" w:sz="4" w:space="1" w:color="auto"/>
          <w:right w:val="single" w:sz="4" w:space="4" w:color="auto"/>
        </w:pBdr>
        <w:jc w:val="both"/>
        <w:rPr>
          <w:sz w:val="16"/>
          <w:szCs w:val="16"/>
          <w:lang w:val="en-US"/>
        </w:rPr>
      </w:pPr>
      <w:r w:rsidRPr="00E56F43">
        <w:rPr>
          <w:sz w:val="16"/>
          <w:szCs w:val="16"/>
          <w:lang w:val="en-US"/>
        </w:rPr>
        <w:t>               {</w:t>
      </w:r>
    </w:p>
    <w:p w14:paraId="0F238B97" w14:textId="77777777" w:rsidR="0037515E" w:rsidRPr="00E56F43" w:rsidRDefault="0037515E" w:rsidP="005303FF">
      <w:pPr>
        <w:pBdr>
          <w:top w:val="single" w:sz="4" w:space="1" w:color="auto"/>
          <w:left w:val="single" w:sz="4" w:space="4" w:color="auto"/>
          <w:bottom w:val="single" w:sz="4" w:space="1" w:color="auto"/>
          <w:right w:val="single" w:sz="4" w:space="4" w:color="auto"/>
        </w:pBdr>
        <w:jc w:val="both"/>
        <w:rPr>
          <w:sz w:val="16"/>
          <w:szCs w:val="16"/>
          <w:lang w:val="en-US"/>
        </w:rPr>
      </w:pPr>
      <w:r w:rsidRPr="00E56F43">
        <w:rPr>
          <w:sz w:val="16"/>
          <w:szCs w:val="16"/>
          <w:lang w:val="en-US"/>
        </w:rPr>
        <w:t>                "match": {</w:t>
      </w:r>
    </w:p>
    <w:p w14:paraId="61AED607" w14:textId="77777777" w:rsidR="0037515E" w:rsidRPr="00E56F43" w:rsidRDefault="0037515E" w:rsidP="005303FF">
      <w:pPr>
        <w:pBdr>
          <w:top w:val="single" w:sz="4" w:space="1" w:color="auto"/>
          <w:left w:val="single" w:sz="4" w:space="4" w:color="auto"/>
          <w:bottom w:val="single" w:sz="4" w:space="1" w:color="auto"/>
          <w:right w:val="single" w:sz="4" w:space="4" w:color="auto"/>
        </w:pBdr>
        <w:jc w:val="both"/>
        <w:rPr>
          <w:sz w:val="16"/>
          <w:szCs w:val="16"/>
          <w:lang w:val="en-US"/>
        </w:rPr>
      </w:pPr>
      <w:r w:rsidRPr="00E56F43">
        <w:rPr>
          <w:sz w:val="16"/>
          <w:szCs w:val="16"/>
          <w:lang w:val="en-US"/>
        </w:rPr>
        <w:t>                    "userInterests.id": 1</w:t>
      </w:r>
    </w:p>
    <w:p w14:paraId="0B55B0E6" w14:textId="77777777" w:rsidR="0037515E" w:rsidRPr="0037515E" w:rsidRDefault="0037515E" w:rsidP="005303FF">
      <w:pPr>
        <w:pBdr>
          <w:top w:val="single" w:sz="4" w:space="1" w:color="auto"/>
          <w:left w:val="single" w:sz="4" w:space="4" w:color="auto"/>
          <w:bottom w:val="single" w:sz="4" w:space="1" w:color="auto"/>
          <w:right w:val="single" w:sz="4" w:space="4" w:color="auto"/>
        </w:pBdr>
        <w:jc w:val="both"/>
        <w:rPr>
          <w:sz w:val="16"/>
          <w:szCs w:val="16"/>
        </w:rPr>
      </w:pPr>
      <w:r w:rsidRPr="00E56F43">
        <w:rPr>
          <w:sz w:val="16"/>
          <w:szCs w:val="16"/>
          <w:lang w:val="en-US"/>
        </w:rPr>
        <w:t>                </w:t>
      </w:r>
      <w:r w:rsidRPr="0037515E">
        <w:rPr>
          <w:sz w:val="16"/>
          <w:szCs w:val="16"/>
        </w:rPr>
        <w:t>}</w:t>
      </w:r>
    </w:p>
    <w:p w14:paraId="71701FAC" w14:textId="77777777" w:rsidR="0037515E" w:rsidRPr="0037515E" w:rsidRDefault="0037515E" w:rsidP="005303FF">
      <w:pPr>
        <w:pBdr>
          <w:top w:val="single" w:sz="4" w:space="1" w:color="auto"/>
          <w:left w:val="single" w:sz="4" w:space="4" w:color="auto"/>
          <w:bottom w:val="single" w:sz="4" w:space="1" w:color="auto"/>
          <w:right w:val="single" w:sz="4" w:space="4" w:color="auto"/>
        </w:pBdr>
        <w:jc w:val="both"/>
        <w:rPr>
          <w:sz w:val="16"/>
          <w:szCs w:val="16"/>
        </w:rPr>
      </w:pPr>
      <w:r w:rsidRPr="0037515E">
        <w:rPr>
          <w:sz w:val="16"/>
          <w:szCs w:val="16"/>
        </w:rPr>
        <w:t>                },</w:t>
      </w:r>
    </w:p>
    <w:p w14:paraId="757C0B8F" w14:textId="77777777" w:rsidR="0037515E" w:rsidRPr="0037515E" w:rsidRDefault="0037515E" w:rsidP="005303FF">
      <w:pPr>
        <w:pBdr>
          <w:top w:val="single" w:sz="4" w:space="1" w:color="auto"/>
          <w:left w:val="single" w:sz="4" w:space="4" w:color="auto"/>
          <w:bottom w:val="single" w:sz="4" w:space="1" w:color="auto"/>
          <w:right w:val="single" w:sz="4" w:space="4" w:color="auto"/>
        </w:pBdr>
        <w:jc w:val="both"/>
        <w:rPr>
          <w:sz w:val="16"/>
          <w:szCs w:val="16"/>
        </w:rPr>
      </w:pPr>
      <w:r w:rsidRPr="0037515E">
        <w:rPr>
          <w:sz w:val="16"/>
          <w:szCs w:val="16"/>
        </w:rPr>
        <w:t>                {</w:t>
      </w:r>
    </w:p>
    <w:p w14:paraId="32D45361" w14:textId="77777777" w:rsidR="0037515E" w:rsidRPr="0037515E" w:rsidRDefault="0037515E" w:rsidP="005303FF">
      <w:pPr>
        <w:pBdr>
          <w:top w:val="single" w:sz="4" w:space="1" w:color="auto"/>
          <w:left w:val="single" w:sz="4" w:space="4" w:color="auto"/>
          <w:bottom w:val="single" w:sz="4" w:space="1" w:color="auto"/>
          <w:right w:val="single" w:sz="4" w:space="4" w:color="auto"/>
        </w:pBdr>
        <w:jc w:val="both"/>
        <w:rPr>
          <w:sz w:val="16"/>
          <w:szCs w:val="16"/>
        </w:rPr>
      </w:pPr>
      <w:r w:rsidRPr="0037515E">
        <w:rPr>
          <w:sz w:val="16"/>
          <w:szCs w:val="16"/>
        </w:rPr>
        <w:t>                    "match": {</w:t>
      </w:r>
    </w:p>
    <w:p w14:paraId="168F6F68" w14:textId="77777777" w:rsidR="0037515E" w:rsidRPr="0037515E" w:rsidRDefault="0037515E" w:rsidP="005303FF">
      <w:pPr>
        <w:pBdr>
          <w:top w:val="single" w:sz="4" w:space="1" w:color="auto"/>
          <w:left w:val="single" w:sz="4" w:space="4" w:color="auto"/>
          <w:bottom w:val="single" w:sz="4" w:space="1" w:color="auto"/>
          <w:right w:val="single" w:sz="4" w:space="4" w:color="auto"/>
        </w:pBdr>
        <w:jc w:val="both"/>
        <w:rPr>
          <w:sz w:val="16"/>
          <w:szCs w:val="16"/>
        </w:rPr>
      </w:pPr>
      <w:r w:rsidRPr="0037515E">
        <w:rPr>
          <w:sz w:val="16"/>
          <w:szCs w:val="16"/>
        </w:rPr>
        <w:t>                        "userInterests.id": 2</w:t>
      </w:r>
    </w:p>
    <w:p w14:paraId="17B1A0FB" w14:textId="77777777" w:rsidR="0037515E" w:rsidRPr="0037515E" w:rsidRDefault="0037515E" w:rsidP="005303FF">
      <w:pPr>
        <w:pBdr>
          <w:top w:val="single" w:sz="4" w:space="1" w:color="auto"/>
          <w:left w:val="single" w:sz="4" w:space="4" w:color="auto"/>
          <w:bottom w:val="single" w:sz="4" w:space="1" w:color="auto"/>
          <w:right w:val="single" w:sz="4" w:space="4" w:color="auto"/>
        </w:pBdr>
        <w:jc w:val="both"/>
        <w:rPr>
          <w:sz w:val="16"/>
          <w:szCs w:val="16"/>
        </w:rPr>
      </w:pPr>
      <w:r w:rsidRPr="0037515E">
        <w:rPr>
          <w:sz w:val="16"/>
          <w:szCs w:val="16"/>
        </w:rPr>
        <w:t>                    }   </w:t>
      </w:r>
    </w:p>
    <w:p w14:paraId="14797981" w14:textId="77777777" w:rsidR="0037515E" w:rsidRPr="0037515E" w:rsidRDefault="0037515E" w:rsidP="005303FF">
      <w:pPr>
        <w:pBdr>
          <w:top w:val="single" w:sz="4" w:space="1" w:color="auto"/>
          <w:left w:val="single" w:sz="4" w:space="4" w:color="auto"/>
          <w:bottom w:val="single" w:sz="4" w:space="1" w:color="auto"/>
          <w:right w:val="single" w:sz="4" w:space="4" w:color="auto"/>
        </w:pBdr>
        <w:jc w:val="both"/>
        <w:rPr>
          <w:sz w:val="16"/>
          <w:szCs w:val="16"/>
        </w:rPr>
      </w:pPr>
      <w:r w:rsidRPr="0037515E">
        <w:rPr>
          <w:sz w:val="16"/>
          <w:szCs w:val="16"/>
        </w:rPr>
        <w:t>                }</w:t>
      </w:r>
    </w:p>
    <w:p w14:paraId="133705CF" w14:textId="77777777" w:rsidR="0037515E" w:rsidRPr="0037515E" w:rsidRDefault="0037515E" w:rsidP="005303FF">
      <w:pPr>
        <w:pBdr>
          <w:top w:val="single" w:sz="4" w:space="1" w:color="auto"/>
          <w:left w:val="single" w:sz="4" w:space="4" w:color="auto"/>
          <w:bottom w:val="single" w:sz="4" w:space="1" w:color="auto"/>
          <w:right w:val="single" w:sz="4" w:space="4" w:color="auto"/>
        </w:pBdr>
        <w:jc w:val="both"/>
        <w:rPr>
          <w:sz w:val="16"/>
          <w:szCs w:val="16"/>
        </w:rPr>
      </w:pPr>
      <w:r w:rsidRPr="0037515E">
        <w:rPr>
          <w:sz w:val="16"/>
          <w:szCs w:val="16"/>
        </w:rPr>
        <w:t>            ]</w:t>
      </w:r>
    </w:p>
    <w:p w14:paraId="40E695AA" w14:textId="77777777" w:rsidR="0037515E" w:rsidRPr="0037515E" w:rsidRDefault="0037515E" w:rsidP="005303FF">
      <w:pPr>
        <w:pBdr>
          <w:top w:val="single" w:sz="4" w:space="1" w:color="auto"/>
          <w:left w:val="single" w:sz="4" w:space="4" w:color="auto"/>
          <w:bottom w:val="single" w:sz="4" w:space="1" w:color="auto"/>
          <w:right w:val="single" w:sz="4" w:space="4" w:color="auto"/>
        </w:pBdr>
        <w:jc w:val="both"/>
        <w:rPr>
          <w:sz w:val="16"/>
          <w:szCs w:val="16"/>
        </w:rPr>
      </w:pPr>
      <w:r w:rsidRPr="0037515E">
        <w:rPr>
          <w:sz w:val="16"/>
          <w:szCs w:val="16"/>
        </w:rPr>
        <w:t>        }</w:t>
      </w:r>
    </w:p>
    <w:p w14:paraId="69086ED3" w14:textId="77777777" w:rsidR="0037515E" w:rsidRPr="0037515E" w:rsidRDefault="0037515E" w:rsidP="005303FF">
      <w:pPr>
        <w:pBdr>
          <w:top w:val="single" w:sz="4" w:space="1" w:color="auto"/>
          <w:left w:val="single" w:sz="4" w:space="4" w:color="auto"/>
          <w:bottom w:val="single" w:sz="4" w:space="1" w:color="auto"/>
          <w:right w:val="single" w:sz="4" w:space="4" w:color="auto"/>
        </w:pBdr>
        <w:jc w:val="both"/>
        <w:rPr>
          <w:sz w:val="16"/>
          <w:szCs w:val="16"/>
        </w:rPr>
      </w:pPr>
      <w:r w:rsidRPr="0037515E">
        <w:rPr>
          <w:sz w:val="16"/>
          <w:szCs w:val="16"/>
        </w:rPr>
        <w:t>    }</w:t>
      </w:r>
    </w:p>
    <w:p w14:paraId="5B86346C" w14:textId="594A88C8" w:rsidR="000A20B2" w:rsidRPr="002344A7" w:rsidRDefault="0037515E" w:rsidP="005303FF">
      <w:pPr>
        <w:pBdr>
          <w:top w:val="single" w:sz="4" w:space="1" w:color="auto"/>
          <w:left w:val="single" w:sz="4" w:space="4" w:color="auto"/>
          <w:bottom w:val="single" w:sz="4" w:space="1" w:color="auto"/>
          <w:right w:val="single" w:sz="4" w:space="4" w:color="auto"/>
        </w:pBdr>
        <w:jc w:val="both"/>
        <w:rPr>
          <w:sz w:val="16"/>
          <w:szCs w:val="16"/>
        </w:rPr>
      </w:pPr>
      <w:r w:rsidRPr="0037515E">
        <w:rPr>
          <w:sz w:val="16"/>
          <w:szCs w:val="16"/>
        </w:rPr>
        <w:t>}</w:t>
      </w:r>
    </w:p>
    <w:p w14:paraId="4695EAFA" w14:textId="77777777" w:rsidR="000A20B2" w:rsidRDefault="00396219" w:rsidP="005303FF">
      <w:pPr>
        <w:spacing w:line="360" w:lineRule="auto"/>
        <w:jc w:val="both"/>
      </w:pPr>
      <w:r>
        <w:t>Odpowiedź serwera</w:t>
      </w:r>
      <w:r w:rsidR="00C419A6">
        <w:t xml:space="preserve"> jest</w:t>
      </w:r>
      <w:r>
        <w:t xml:space="preserve"> przedstawi</w:t>
      </w:r>
      <w:r w:rsidR="00C419A6">
        <w:t>ona w sekcji o nazwie ciało na</w:t>
      </w:r>
      <w:r>
        <w:t xml:space="preserve"> poniższ</w:t>
      </w:r>
      <w:r w:rsidR="00C419A6">
        <w:t>ej</w:t>
      </w:r>
      <w:r>
        <w:t xml:space="preserve"> ilustracj</w:t>
      </w:r>
      <w:r w:rsidR="00C419A6">
        <w:t>i</w:t>
      </w:r>
      <w:r>
        <w:t xml:space="preserve"> z programu Postman</w:t>
      </w:r>
      <w:r w:rsidR="004A6442">
        <w:t>.</w:t>
      </w:r>
    </w:p>
    <w:p w14:paraId="00644733" w14:textId="4F1408AF" w:rsidR="004A6442" w:rsidRDefault="007E574D" w:rsidP="005303FF">
      <w:pPr>
        <w:keepNext/>
        <w:spacing w:line="360" w:lineRule="auto"/>
        <w:jc w:val="both"/>
      </w:pPr>
      <w:r>
        <w:rPr>
          <w:noProof/>
        </w:rPr>
        <w:drawing>
          <wp:inline distT="0" distB="0" distL="0" distR="0" wp14:anchorId="30C3B79A" wp14:editId="31E23B91">
            <wp:extent cx="6136005" cy="177609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36005" cy="1776095"/>
                    </a:xfrm>
                    <a:prstGeom prst="rect">
                      <a:avLst/>
                    </a:prstGeom>
                    <a:noFill/>
                    <a:ln>
                      <a:noFill/>
                    </a:ln>
                  </pic:spPr>
                </pic:pic>
              </a:graphicData>
            </a:graphic>
          </wp:inline>
        </w:drawing>
      </w:r>
    </w:p>
    <w:p w14:paraId="2BC239FC" w14:textId="23DA4BCE" w:rsidR="00D656A8" w:rsidRPr="00640707" w:rsidRDefault="004A6442" w:rsidP="00640707">
      <w:pPr>
        <w:pStyle w:val="Legenda"/>
        <w:spacing w:line="360" w:lineRule="auto"/>
        <w:jc w:val="both"/>
        <w:rPr>
          <w:sz w:val="24"/>
          <w:szCs w:val="24"/>
        </w:rPr>
      </w:pPr>
      <w:bookmarkStart w:id="227" w:name="_Toc29377087"/>
      <w:r w:rsidRPr="004A6442">
        <w:rPr>
          <w:sz w:val="24"/>
          <w:szCs w:val="24"/>
        </w:rPr>
        <w:t xml:space="preserve">Rysunek </w:t>
      </w:r>
      <w:r w:rsidRPr="004A6442">
        <w:rPr>
          <w:sz w:val="24"/>
          <w:szCs w:val="24"/>
        </w:rPr>
        <w:fldChar w:fldCharType="begin"/>
      </w:r>
      <w:r w:rsidRPr="004A6442">
        <w:rPr>
          <w:sz w:val="24"/>
          <w:szCs w:val="24"/>
        </w:rPr>
        <w:instrText xml:space="preserve"> SEQ Rysunek \* ARABIC </w:instrText>
      </w:r>
      <w:r w:rsidRPr="004A6442">
        <w:rPr>
          <w:sz w:val="24"/>
          <w:szCs w:val="24"/>
        </w:rPr>
        <w:fldChar w:fldCharType="separate"/>
      </w:r>
      <w:r w:rsidR="00C31C93">
        <w:rPr>
          <w:noProof/>
          <w:sz w:val="24"/>
          <w:szCs w:val="24"/>
        </w:rPr>
        <w:t>34</w:t>
      </w:r>
      <w:r w:rsidRPr="004A6442">
        <w:rPr>
          <w:sz w:val="24"/>
          <w:szCs w:val="24"/>
        </w:rPr>
        <w:fldChar w:fldCharType="end"/>
      </w:r>
      <w:r w:rsidRPr="004A6442">
        <w:rPr>
          <w:sz w:val="24"/>
          <w:szCs w:val="24"/>
        </w:rPr>
        <w:t xml:space="preserve"> Odpowiedź serwera ES</w:t>
      </w:r>
      <w:r>
        <w:rPr>
          <w:sz w:val="24"/>
          <w:szCs w:val="24"/>
        </w:rPr>
        <w:t xml:space="preserve"> w programie Postman</w:t>
      </w:r>
      <w:bookmarkEnd w:id="227"/>
    </w:p>
    <w:p w14:paraId="6EEA9615" w14:textId="388C9645" w:rsidR="00C31C93" w:rsidRDefault="00D656A8" w:rsidP="00640707">
      <w:pPr>
        <w:spacing w:line="360" w:lineRule="auto"/>
        <w:ind w:firstLine="709"/>
        <w:jc w:val="both"/>
      </w:pPr>
      <w:r>
        <w:t>Takie podej</w:t>
      </w:r>
      <w:r w:rsidRPr="00DD0B7F">
        <w:rPr>
          <w:rPrChange w:id="228" w:author="Dariusz Kralewski" w:date="2020-01-08T14:35:00Z">
            <w:rPr>
              <w:lang w:val="en-US"/>
            </w:rPr>
          </w:rPrChange>
        </w:rPr>
        <w:t xml:space="preserve">ście </w:t>
      </w:r>
      <w:r>
        <w:t>do projektu wyszukiwarki rodzi jednak problemy polegające na tym, że w razie zmiany danych przez użytkowników oprócz wprowadzania zmian do bazy</w:t>
      </w:r>
      <w:r w:rsidR="002C086C">
        <w:t xml:space="preserve"> danych</w:t>
      </w:r>
      <w:r>
        <w:t xml:space="preserve"> SQL Server te dane powinny zostać zmienione w indeksie Elasticsearch.</w:t>
      </w:r>
      <w:r w:rsidR="00A96C53">
        <w:t xml:space="preserve"> Właśnie tutaj zachodzi konieczność skorzystania z wspomnianego wcześniej klienta NEST.</w:t>
      </w:r>
      <w:r w:rsidR="00C31C93">
        <w:t xml:space="preserve"> Przykładową aktualizację dodatkowych danych użytkownika z użyciem tego klienta przedstawia następujący rysunek.</w:t>
      </w:r>
    </w:p>
    <w:p w14:paraId="15111D4A" w14:textId="77777777" w:rsidR="00C31C93" w:rsidRDefault="00C31C93" w:rsidP="005303FF">
      <w:pPr>
        <w:keepNext/>
        <w:spacing w:line="360" w:lineRule="auto"/>
        <w:jc w:val="both"/>
      </w:pPr>
      <w:r>
        <w:rPr>
          <w:noProof/>
        </w:rPr>
        <w:drawing>
          <wp:inline distT="0" distB="0" distL="0" distR="0" wp14:anchorId="0167998C" wp14:editId="031F4211">
            <wp:extent cx="2986227" cy="2036269"/>
            <wp:effectExtent l="0" t="0" r="5080" b="254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3944" cy="2041531"/>
                    </a:xfrm>
                    <a:prstGeom prst="rect">
                      <a:avLst/>
                    </a:prstGeom>
                    <a:noFill/>
                    <a:ln>
                      <a:noFill/>
                    </a:ln>
                  </pic:spPr>
                </pic:pic>
              </a:graphicData>
            </a:graphic>
          </wp:inline>
        </w:drawing>
      </w:r>
    </w:p>
    <w:p w14:paraId="4BEBB89C" w14:textId="02606F02" w:rsidR="00C31C93" w:rsidRPr="00C31C93" w:rsidRDefault="00C31C93" w:rsidP="00640707">
      <w:pPr>
        <w:pStyle w:val="Legenda"/>
        <w:spacing w:line="360" w:lineRule="auto"/>
        <w:jc w:val="both"/>
        <w:rPr>
          <w:sz w:val="24"/>
          <w:szCs w:val="24"/>
        </w:rPr>
      </w:pPr>
      <w:bookmarkStart w:id="229" w:name="_Toc29377088"/>
      <w:r w:rsidRPr="00C31C93">
        <w:rPr>
          <w:sz w:val="24"/>
          <w:szCs w:val="24"/>
        </w:rPr>
        <w:t xml:space="preserve">Rysunek </w:t>
      </w:r>
      <w:r w:rsidRPr="00C31C93">
        <w:rPr>
          <w:sz w:val="24"/>
          <w:szCs w:val="24"/>
        </w:rPr>
        <w:fldChar w:fldCharType="begin"/>
      </w:r>
      <w:r w:rsidRPr="00C31C93">
        <w:rPr>
          <w:sz w:val="24"/>
          <w:szCs w:val="24"/>
        </w:rPr>
        <w:instrText xml:space="preserve"> SEQ Rysunek \* ARABIC </w:instrText>
      </w:r>
      <w:r w:rsidRPr="00C31C93">
        <w:rPr>
          <w:sz w:val="24"/>
          <w:szCs w:val="24"/>
        </w:rPr>
        <w:fldChar w:fldCharType="separate"/>
      </w:r>
      <w:r w:rsidRPr="00C31C93">
        <w:rPr>
          <w:noProof/>
          <w:sz w:val="24"/>
          <w:szCs w:val="24"/>
        </w:rPr>
        <w:t>35</w:t>
      </w:r>
      <w:r w:rsidRPr="00C31C93">
        <w:rPr>
          <w:sz w:val="24"/>
          <w:szCs w:val="24"/>
        </w:rPr>
        <w:fldChar w:fldCharType="end"/>
      </w:r>
      <w:r w:rsidRPr="00C31C93">
        <w:rPr>
          <w:sz w:val="24"/>
          <w:szCs w:val="24"/>
        </w:rPr>
        <w:t xml:space="preserve"> Fragment kodu przedstawiający aktualizację</w:t>
      </w:r>
      <w:r w:rsidRPr="00C31C93">
        <w:rPr>
          <w:noProof/>
          <w:sz w:val="24"/>
          <w:szCs w:val="24"/>
        </w:rPr>
        <w:t xml:space="preserve"> danych w klastrze Elasticsearch z użyciem klienta NEST</w:t>
      </w:r>
      <w:bookmarkEnd w:id="229"/>
    </w:p>
    <w:p w14:paraId="46A1EF4C" w14:textId="182EC69A" w:rsidR="00586AEF" w:rsidRPr="0019163D" w:rsidRDefault="00640707" w:rsidP="005303FF">
      <w:pPr>
        <w:pStyle w:val="Nagwek1"/>
        <w:jc w:val="both"/>
      </w:pPr>
      <w:bookmarkStart w:id="230" w:name="_Toc29673485"/>
      <w:r>
        <w:lastRenderedPageBreak/>
        <w:t>3</w:t>
      </w:r>
      <w:r w:rsidR="00CC19B9" w:rsidRPr="0019163D">
        <w:t>.</w:t>
      </w:r>
      <w:r>
        <w:t>7</w:t>
      </w:r>
      <w:r w:rsidR="00CC19B9" w:rsidRPr="0019163D">
        <w:t>. Zarządzanie stanem aplikacji</w:t>
      </w:r>
      <w:bookmarkEnd w:id="230"/>
    </w:p>
    <w:p w14:paraId="4D660043" w14:textId="52511EDC" w:rsidR="002C2062" w:rsidRDefault="002C2062" w:rsidP="005303FF">
      <w:pPr>
        <w:pStyle w:val="Tekstpodstawowy"/>
        <w:spacing w:line="360" w:lineRule="auto"/>
        <w:ind w:firstLine="709"/>
        <w:jc w:val="both"/>
      </w:pPr>
      <w:r>
        <w:t>NgRx oferuje 7 pakietów do zarządzania stanem. Najczęściej wykorzystywanymi pakietami w tworzonej aplikacji będą:</w:t>
      </w:r>
    </w:p>
    <w:p w14:paraId="5D24F962" w14:textId="77777777" w:rsidR="002C2062" w:rsidRDefault="002C2062" w:rsidP="00640707">
      <w:pPr>
        <w:pStyle w:val="Akapitzlist"/>
        <w:numPr>
          <w:ilvl w:val="0"/>
          <w:numId w:val="9"/>
        </w:numPr>
        <w:spacing w:line="360" w:lineRule="auto"/>
        <w:ind w:left="714" w:hanging="357"/>
        <w:jc w:val="both"/>
      </w:pPr>
      <w:r>
        <w:t>@ngrx/store jest przeznaczony do zarządzania stanem</w:t>
      </w:r>
    </w:p>
    <w:p w14:paraId="6E8005C8" w14:textId="77777777" w:rsidR="002C2062" w:rsidRPr="002C2062" w:rsidRDefault="002C2062" w:rsidP="00640707">
      <w:pPr>
        <w:pStyle w:val="Akapitzlist"/>
        <w:numPr>
          <w:ilvl w:val="0"/>
          <w:numId w:val="9"/>
        </w:numPr>
        <w:spacing w:line="360" w:lineRule="auto"/>
        <w:ind w:left="714" w:hanging="357"/>
        <w:jc w:val="both"/>
      </w:pPr>
      <w:r w:rsidRPr="002A58E7">
        <w:t>@ngrx/effects dostarcza funkcjonalności zwane efektami, które</w:t>
      </w:r>
      <w:r>
        <w:t xml:space="preserve"> są meta reduktorami obsługującymi wywołane przez dyspozytor akcje</w:t>
      </w:r>
    </w:p>
    <w:p w14:paraId="406ABA0D" w14:textId="53755650" w:rsidR="002A58E7" w:rsidRDefault="0042168B" w:rsidP="005303FF">
      <w:pPr>
        <w:spacing w:line="360" w:lineRule="auto"/>
        <w:jc w:val="both"/>
      </w:pPr>
      <w:r>
        <w:t>Przykładem</w:t>
      </w:r>
      <w:r w:rsidR="00913E3B">
        <w:t xml:space="preserve"> implementacji NgRx może posłużyć komponent, który wyświetla podstawowe dane użytkownika na stronie profilowej.</w:t>
      </w:r>
      <w:r w:rsidR="00C35256">
        <w:t xml:space="preserve"> Pierwszym i najważniejszym składnikiem</w:t>
      </w:r>
      <w:r w:rsidR="003154F1">
        <w:t xml:space="preserve"> są</w:t>
      </w:r>
      <w:r w:rsidR="00C35256">
        <w:t xml:space="preserve"> reduktor</w:t>
      </w:r>
      <w:r w:rsidR="003154F1">
        <w:t>y</w:t>
      </w:r>
      <w:r w:rsidR="00C35256">
        <w:t xml:space="preserve">, </w:t>
      </w:r>
      <w:r w:rsidR="003154F1">
        <w:t>które są odpowiedzialne za przeprowadzenie zmian w stanie. Reduktor składa się z funkcji reduktora, które odpowiadają za określenie zdefiniowanej funkcji przypisanej do jednego ze zdefiniowanych wcześniej typów akcji</w:t>
      </w:r>
      <w:r w:rsidR="003154F1">
        <w:rPr>
          <w:rStyle w:val="Odwoanieprzypisudolnego"/>
        </w:rPr>
        <w:footnoteReference w:id="72"/>
      </w:r>
      <w:r w:rsidR="003154F1">
        <w:t>.</w:t>
      </w:r>
    </w:p>
    <w:p w14:paraId="597049E1" w14:textId="103739C6" w:rsidR="00E42C4B" w:rsidRDefault="007E574D" w:rsidP="005303FF">
      <w:pPr>
        <w:keepNext/>
        <w:spacing w:line="360" w:lineRule="auto"/>
        <w:jc w:val="both"/>
      </w:pPr>
      <w:r>
        <w:rPr>
          <w:noProof/>
        </w:rPr>
        <w:drawing>
          <wp:inline distT="0" distB="0" distL="0" distR="0" wp14:anchorId="5F6757ED" wp14:editId="646EF844">
            <wp:extent cx="2816225" cy="209359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6225" cy="2093595"/>
                    </a:xfrm>
                    <a:prstGeom prst="rect">
                      <a:avLst/>
                    </a:prstGeom>
                    <a:noFill/>
                    <a:ln>
                      <a:noFill/>
                    </a:ln>
                  </pic:spPr>
                </pic:pic>
              </a:graphicData>
            </a:graphic>
          </wp:inline>
        </w:drawing>
      </w:r>
    </w:p>
    <w:p w14:paraId="7E64F21C" w14:textId="73B56C17" w:rsidR="00E42C4B" w:rsidRPr="00640707" w:rsidRDefault="00E42C4B" w:rsidP="00640707">
      <w:pPr>
        <w:pStyle w:val="Legenda"/>
        <w:spacing w:line="360" w:lineRule="auto"/>
        <w:jc w:val="both"/>
        <w:rPr>
          <w:sz w:val="24"/>
          <w:szCs w:val="24"/>
        </w:rPr>
      </w:pPr>
      <w:bookmarkStart w:id="237" w:name="_Toc29377089"/>
      <w:r w:rsidRPr="00E42C4B">
        <w:rPr>
          <w:sz w:val="24"/>
          <w:szCs w:val="24"/>
        </w:rPr>
        <w:t xml:space="preserve">Rysunek </w:t>
      </w:r>
      <w:r w:rsidRPr="00E42C4B">
        <w:rPr>
          <w:sz w:val="24"/>
          <w:szCs w:val="24"/>
        </w:rPr>
        <w:fldChar w:fldCharType="begin"/>
      </w:r>
      <w:r w:rsidRPr="00E42C4B">
        <w:rPr>
          <w:sz w:val="24"/>
          <w:szCs w:val="24"/>
        </w:rPr>
        <w:instrText xml:space="preserve"> SEQ Rysunek \* ARABIC </w:instrText>
      </w:r>
      <w:r w:rsidRPr="00E42C4B">
        <w:rPr>
          <w:sz w:val="24"/>
          <w:szCs w:val="24"/>
        </w:rPr>
        <w:fldChar w:fldCharType="separate"/>
      </w:r>
      <w:r w:rsidR="00C31C93">
        <w:rPr>
          <w:noProof/>
          <w:sz w:val="24"/>
          <w:szCs w:val="24"/>
        </w:rPr>
        <w:t>36</w:t>
      </w:r>
      <w:r w:rsidRPr="00E42C4B">
        <w:rPr>
          <w:sz w:val="24"/>
          <w:szCs w:val="24"/>
        </w:rPr>
        <w:fldChar w:fldCharType="end"/>
      </w:r>
      <w:r w:rsidRPr="00E42C4B">
        <w:rPr>
          <w:sz w:val="24"/>
          <w:szCs w:val="24"/>
        </w:rPr>
        <w:t xml:space="preserve"> Typy akcji </w:t>
      </w:r>
      <w:r w:rsidR="00E01D71">
        <w:rPr>
          <w:sz w:val="24"/>
          <w:szCs w:val="24"/>
        </w:rPr>
        <w:t xml:space="preserve">dla reduktora </w:t>
      </w:r>
      <w:r w:rsidRPr="00E42C4B">
        <w:rPr>
          <w:sz w:val="24"/>
          <w:szCs w:val="24"/>
        </w:rPr>
        <w:t>danych użytkownika</w:t>
      </w:r>
      <w:bookmarkEnd w:id="237"/>
    </w:p>
    <w:p w14:paraId="01A91C74" w14:textId="0B4B1CF4" w:rsidR="00A213C4" w:rsidRDefault="00E42C4B" w:rsidP="005303FF">
      <w:pPr>
        <w:spacing w:line="360" w:lineRule="auto"/>
        <w:jc w:val="both"/>
      </w:pPr>
      <w:r w:rsidRPr="00E42C4B">
        <w:t xml:space="preserve">Powyższy fragment kodu przedstawia </w:t>
      </w:r>
      <w:r>
        <w:t xml:space="preserve">dwa typy akcji </w:t>
      </w:r>
      <w:r w:rsidR="00E01D71">
        <w:t xml:space="preserve">dla reduktora danych użytkownika. Każdy z typów jest osobną klasą implementującą interfejs Action </w:t>
      </w:r>
      <w:r w:rsidR="0042168B">
        <w:t>zawierającą zmienną</w:t>
      </w:r>
      <w:r w:rsidR="00E01D71">
        <w:t xml:space="preserve">, której wartość wyznacza typ akcji. Ponadto każda klasa zawiera konstruktor, którego parametrem jest zmienna </w:t>
      </w:r>
      <w:r w:rsidR="00E01D71" w:rsidRPr="002344A7">
        <w:t>payload</w:t>
      </w:r>
      <w:r w:rsidR="00E01D71">
        <w:t xml:space="preserve"> poprzez którą są przekazywane parametry niezbędne do dalszego zarządzania stanem. </w:t>
      </w:r>
      <w:r w:rsidR="00A857A8">
        <w:t xml:space="preserve">Klasa </w:t>
      </w:r>
      <w:r w:rsidR="00A857A8" w:rsidRPr="002344A7">
        <w:t>GetUserData</w:t>
      </w:r>
      <w:r w:rsidR="00A857A8">
        <w:t xml:space="preserve"> </w:t>
      </w:r>
      <w:r w:rsidR="00EB182D">
        <w:t>odpowiada za aktywacje efektu wysyłającego zapytanie do API o dane użytkownika</w:t>
      </w:r>
      <w:r w:rsidR="00DE739C">
        <w:t xml:space="preserve"> w oparciu o przekazany identyfikator, zaś klasa </w:t>
      </w:r>
      <w:r w:rsidR="00DE739C" w:rsidRPr="002344A7">
        <w:t>SetUserData</w:t>
      </w:r>
      <w:r w:rsidR="00DE739C">
        <w:t xml:space="preserve"> oznacza akcję dodawania pobranych danych do stanu.</w:t>
      </w:r>
      <w:r w:rsidR="002B2E98">
        <w:t xml:space="preserve"> Przedstawione typy akcji są związane ze sobą w efektach. </w:t>
      </w:r>
    </w:p>
    <w:p w14:paraId="4FB5406B" w14:textId="52EF0ABF" w:rsidR="00A213C4" w:rsidRDefault="007E574D" w:rsidP="005303FF">
      <w:pPr>
        <w:keepNext/>
        <w:spacing w:line="360" w:lineRule="auto"/>
        <w:jc w:val="both"/>
      </w:pPr>
      <w:r>
        <w:rPr>
          <w:noProof/>
        </w:rPr>
        <w:lastRenderedPageBreak/>
        <w:drawing>
          <wp:inline distT="0" distB="0" distL="0" distR="0" wp14:anchorId="1AA4F5CB" wp14:editId="59D4C74F">
            <wp:extent cx="3723640" cy="398208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3640" cy="3982085"/>
                    </a:xfrm>
                    <a:prstGeom prst="rect">
                      <a:avLst/>
                    </a:prstGeom>
                    <a:noFill/>
                    <a:ln>
                      <a:noFill/>
                    </a:ln>
                  </pic:spPr>
                </pic:pic>
              </a:graphicData>
            </a:graphic>
          </wp:inline>
        </w:drawing>
      </w:r>
    </w:p>
    <w:p w14:paraId="63122524" w14:textId="74B33C4D" w:rsidR="00A213C4" w:rsidRPr="00640707" w:rsidRDefault="00A213C4" w:rsidP="00640707">
      <w:pPr>
        <w:pStyle w:val="Legenda"/>
        <w:spacing w:line="360" w:lineRule="auto"/>
        <w:jc w:val="both"/>
        <w:rPr>
          <w:sz w:val="24"/>
          <w:szCs w:val="24"/>
        </w:rPr>
      </w:pPr>
      <w:bookmarkStart w:id="238" w:name="_Toc29377090"/>
      <w:r w:rsidRPr="00A213C4">
        <w:rPr>
          <w:sz w:val="24"/>
          <w:szCs w:val="24"/>
        </w:rPr>
        <w:t xml:space="preserve">Rysunek </w:t>
      </w:r>
      <w:r w:rsidRPr="00A213C4">
        <w:rPr>
          <w:sz w:val="24"/>
          <w:szCs w:val="24"/>
        </w:rPr>
        <w:fldChar w:fldCharType="begin"/>
      </w:r>
      <w:r w:rsidRPr="00A213C4">
        <w:rPr>
          <w:sz w:val="24"/>
          <w:szCs w:val="24"/>
        </w:rPr>
        <w:instrText xml:space="preserve"> SEQ Rysunek \* ARABIC </w:instrText>
      </w:r>
      <w:r w:rsidRPr="00A213C4">
        <w:rPr>
          <w:sz w:val="24"/>
          <w:szCs w:val="24"/>
        </w:rPr>
        <w:fldChar w:fldCharType="separate"/>
      </w:r>
      <w:r w:rsidR="00C31C93">
        <w:rPr>
          <w:noProof/>
          <w:sz w:val="24"/>
          <w:szCs w:val="24"/>
        </w:rPr>
        <w:t>37</w:t>
      </w:r>
      <w:r w:rsidRPr="00A213C4">
        <w:rPr>
          <w:sz w:val="24"/>
          <w:szCs w:val="24"/>
        </w:rPr>
        <w:fldChar w:fldCharType="end"/>
      </w:r>
      <w:r w:rsidRPr="00A213C4">
        <w:rPr>
          <w:sz w:val="24"/>
          <w:szCs w:val="24"/>
        </w:rPr>
        <w:t xml:space="preserve"> Efekty dla stanu danych użytkownika</w:t>
      </w:r>
      <w:bookmarkEnd w:id="238"/>
    </w:p>
    <w:p w14:paraId="4A27BCCE" w14:textId="5FEC416D" w:rsidR="003932FB" w:rsidRPr="007428A4" w:rsidRDefault="0042168B" w:rsidP="005303FF">
      <w:pPr>
        <w:spacing w:line="360" w:lineRule="auto"/>
        <w:jc w:val="both"/>
      </w:pPr>
      <w:r>
        <w:t>P</w:t>
      </w:r>
      <w:r w:rsidR="003932FB" w:rsidRPr="007428A4">
        <w:t xml:space="preserve">raca z efektami opiera się o bibliotekę rxjs. Do tworzenia efektów służy wstrzyknięta poprzez konstruktor prywatna zmienna actions$ typu Actions na której można nasłuchiwać wywołania poszczególnych efektów. Całość przedstawianej implementacji składa się tylko z jednego efektu. Tutaj funkcja ofType oznacza typ akcji na który powinien reagować efekt, funkcja filter poprzez użycie osobnej funkcji sprawdza czy dane konkretnego użytkownika są już zawarte w stanie zanim wykona się funkcja mergeMap, której zadaniem jest wykonanie zapytania o dane użytkownika do API oraz dodanie tych danych w </w:t>
      </w:r>
      <w:r w:rsidR="002344A7">
        <w:t>wywołaniu zwrotnym</w:t>
      </w:r>
      <w:r w:rsidR="003932FB" w:rsidRPr="007428A4">
        <w:t xml:space="preserve"> do stanu. Warto zaznaczyć, że podchodzić do problemu przechowywania obiektów o identycznym typie należy opierając się o typ zawierający dodatkowy identyfikator i obiekt, co skutkuje złożonością obliczeniową </w:t>
      </w:r>
      <w:proofErr w:type="gramStart"/>
      <w:r w:rsidR="003932FB" w:rsidRPr="007428A4">
        <w:t>O(</w:t>
      </w:r>
      <w:proofErr w:type="gramEnd"/>
      <w:r w:rsidR="003932FB" w:rsidRPr="007428A4">
        <w:t>1) zamiast O(N) gdyby się przeszukiwało po kolei każdy obiekt.</w:t>
      </w:r>
    </w:p>
    <w:p w14:paraId="718305CC" w14:textId="77777777" w:rsidR="003932FB" w:rsidRPr="00A213C4" w:rsidRDefault="003932FB" w:rsidP="005303FF">
      <w:pPr>
        <w:jc w:val="both"/>
      </w:pPr>
    </w:p>
    <w:p w14:paraId="4A825094" w14:textId="2058F564" w:rsidR="00E01D71" w:rsidRDefault="007E574D" w:rsidP="005303FF">
      <w:pPr>
        <w:keepNext/>
        <w:spacing w:line="360" w:lineRule="auto"/>
        <w:jc w:val="both"/>
      </w:pPr>
      <w:r>
        <w:rPr>
          <w:noProof/>
        </w:rPr>
        <w:lastRenderedPageBreak/>
        <w:drawing>
          <wp:inline distT="0" distB="0" distL="0" distR="0" wp14:anchorId="4576264B" wp14:editId="061097CB">
            <wp:extent cx="2582593" cy="3450131"/>
            <wp:effectExtent l="0" t="0" r="825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90267" cy="3460383"/>
                    </a:xfrm>
                    <a:prstGeom prst="rect">
                      <a:avLst/>
                    </a:prstGeom>
                    <a:noFill/>
                    <a:ln>
                      <a:noFill/>
                    </a:ln>
                  </pic:spPr>
                </pic:pic>
              </a:graphicData>
            </a:graphic>
          </wp:inline>
        </w:drawing>
      </w:r>
    </w:p>
    <w:p w14:paraId="11760DE5" w14:textId="7DAEF2C8" w:rsidR="00E01D71" w:rsidRPr="00640707" w:rsidRDefault="00E01D71" w:rsidP="00640707">
      <w:pPr>
        <w:pStyle w:val="Legenda"/>
        <w:spacing w:line="360" w:lineRule="auto"/>
        <w:jc w:val="both"/>
        <w:rPr>
          <w:sz w:val="24"/>
          <w:szCs w:val="24"/>
        </w:rPr>
      </w:pPr>
      <w:bookmarkStart w:id="239" w:name="_Toc29377091"/>
      <w:r w:rsidRPr="00E01D71">
        <w:rPr>
          <w:sz w:val="24"/>
          <w:szCs w:val="24"/>
        </w:rPr>
        <w:t xml:space="preserve">Rysunek </w:t>
      </w:r>
      <w:r w:rsidRPr="00E01D71">
        <w:rPr>
          <w:sz w:val="24"/>
          <w:szCs w:val="24"/>
        </w:rPr>
        <w:fldChar w:fldCharType="begin"/>
      </w:r>
      <w:r w:rsidRPr="00E01D71">
        <w:rPr>
          <w:sz w:val="24"/>
          <w:szCs w:val="24"/>
        </w:rPr>
        <w:instrText xml:space="preserve"> SEQ Rysunek \* ARABIC </w:instrText>
      </w:r>
      <w:r w:rsidRPr="00E01D71">
        <w:rPr>
          <w:sz w:val="24"/>
          <w:szCs w:val="24"/>
        </w:rPr>
        <w:fldChar w:fldCharType="separate"/>
      </w:r>
      <w:r w:rsidR="00C31C93">
        <w:rPr>
          <w:noProof/>
          <w:sz w:val="24"/>
          <w:szCs w:val="24"/>
        </w:rPr>
        <w:t>38</w:t>
      </w:r>
      <w:r w:rsidRPr="00E01D71">
        <w:rPr>
          <w:sz w:val="24"/>
          <w:szCs w:val="24"/>
        </w:rPr>
        <w:fldChar w:fldCharType="end"/>
      </w:r>
      <w:r w:rsidRPr="00E01D71">
        <w:rPr>
          <w:sz w:val="24"/>
          <w:szCs w:val="24"/>
        </w:rPr>
        <w:t xml:space="preserve"> Stan i reduktor danych użytkownika</w:t>
      </w:r>
      <w:bookmarkEnd w:id="239"/>
    </w:p>
    <w:p w14:paraId="78FFC35C" w14:textId="77777777" w:rsidR="00DA5C56" w:rsidRDefault="001273CD" w:rsidP="005303FF">
      <w:pPr>
        <w:spacing w:line="360" w:lineRule="auto"/>
        <w:jc w:val="both"/>
      </w:pPr>
      <w:r>
        <w:t xml:space="preserve">Każdy reduktor jest funkcją przyjmującą dwa parametry: stan i akcja o określonym typie. </w:t>
      </w:r>
      <w:r w:rsidR="00100580">
        <w:t xml:space="preserve">W przedstawionym przykładzie </w:t>
      </w:r>
      <w:r w:rsidR="00A857A8">
        <w:t xml:space="preserve">instrukcja </w:t>
      </w:r>
      <w:r w:rsidR="00A857A8" w:rsidRPr="002344A7">
        <w:t>switch</w:t>
      </w:r>
      <w:r w:rsidR="00A857A8">
        <w:t xml:space="preserve"> obsługuje typy akcji z poprzednio przedstawionego fragmentu kodu. </w:t>
      </w:r>
      <w:r w:rsidR="00DE739C">
        <w:t>Jak widać każdy przypadek zwraca jakiś wynik jako wynik funkcji reduktora – oznacza to aktualizowanie stanu do obiektu zwróconego przez tę funkcję.</w:t>
      </w:r>
    </w:p>
    <w:p w14:paraId="06F690F8" w14:textId="3D3C8C06" w:rsidR="00EE3FA3" w:rsidRDefault="00EE3FA3" w:rsidP="005303FF">
      <w:pPr>
        <w:spacing w:line="360" w:lineRule="auto"/>
        <w:jc w:val="both"/>
      </w:pPr>
      <w:r>
        <w:t xml:space="preserve">Później w komponencie lub serwisie dane ze stanu mogą być </w:t>
      </w:r>
      <w:r w:rsidR="0042168B">
        <w:t>pobierane</w:t>
      </w:r>
      <w:r>
        <w:t xml:space="preserve"> i wyświetlane w widoku.</w:t>
      </w:r>
    </w:p>
    <w:p w14:paraId="3C2426FA" w14:textId="7A9B32DD" w:rsidR="00DA5C56" w:rsidRDefault="00640707" w:rsidP="005303FF">
      <w:pPr>
        <w:pStyle w:val="Nagwek1"/>
        <w:jc w:val="both"/>
      </w:pPr>
      <w:bookmarkStart w:id="240" w:name="_Toc29673486"/>
      <w:r>
        <w:t>3</w:t>
      </w:r>
      <w:r w:rsidR="00DA5C56">
        <w:t>.</w:t>
      </w:r>
      <w:r>
        <w:t>8</w:t>
      </w:r>
      <w:r w:rsidR="00DA5C56">
        <w:t xml:space="preserve">. </w:t>
      </w:r>
      <w:r w:rsidR="00201DB0">
        <w:t>Elementy aplikacji czasu rzeczywistego</w:t>
      </w:r>
      <w:bookmarkEnd w:id="240"/>
    </w:p>
    <w:p w14:paraId="51F81717" w14:textId="4F56DB74" w:rsidR="00691E85" w:rsidRDefault="000E1C2A" w:rsidP="005303FF">
      <w:pPr>
        <w:pStyle w:val="Tekstpodstawowy"/>
        <w:spacing w:after="0" w:line="360" w:lineRule="auto"/>
        <w:ind w:firstLine="709"/>
        <w:jc w:val="both"/>
      </w:pPr>
      <w:r>
        <w:t>Dotychczas działanie funkcjonalności aplikacji opierające się o protokół HTTP nie było dynamiczne: potrzebne dane były pobierane z</w:t>
      </w:r>
      <w:r w:rsidR="00AD4A70">
        <w:t xml:space="preserve"> ręcznym</w:t>
      </w:r>
      <w:r>
        <w:t xml:space="preserve"> wysyłaniem </w:t>
      </w:r>
      <w:r w:rsidR="00AD4A70">
        <w:t>żądań</w:t>
      </w:r>
      <w:r>
        <w:t xml:space="preserve"> HTTP do API. Jedną z ważniejszych części tworzonej aplikacji jest czat działający w trybie czasu rzeczywistego. </w:t>
      </w:r>
      <w:r w:rsidR="004C5449">
        <w:t xml:space="preserve">Do rozwiązania takich zadań </w:t>
      </w:r>
      <w:r w:rsidR="004C5449" w:rsidRPr="00B328FF">
        <w:t>ASP.NET</w:t>
      </w:r>
      <w:r w:rsidR="004C5449">
        <w:t xml:space="preserve"> oferuje</w:t>
      </w:r>
      <w:r w:rsidR="00F2115B">
        <w:t xml:space="preserve"> wspomnianą</w:t>
      </w:r>
      <w:r w:rsidR="004C5449">
        <w:t xml:space="preserve"> bibliotekę </w:t>
      </w:r>
      <w:r w:rsidR="004C5449" w:rsidRPr="0042168B">
        <w:t>SignalR</w:t>
      </w:r>
      <w:r w:rsidR="00057432">
        <w:t>.</w:t>
      </w:r>
    </w:p>
    <w:p w14:paraId="359AB821" w14:textId="10AE7A12" w:rsidR="003932FB" w:rsidRDefault="00F7349C" w:rsidP="005303FF">
      <w:pPr>
        <w:pStyle w:val="Tekstpodstawowy"/>
        <w:spacing w:after="0" w:line="360" w:lineRule="auto"/>
        <w:ind w:firstLine="709"/>
        <w:jc w:val="both"/>
      </w:pPr>
      <w:r>
        <w:t xml:space="preserve">Przede wszystkim należy utworzyć oddzielny </w:t>
      </w:r>
      <w:r w:rsidRPr="00691E85">
        <w:t>hub</w:t>
      </w:r>
      <w:r>
        <w:t>, który będzie określał czat</w:t>
      </w:r>
      <w:r w:rsidR="00691E85">
        <w:t xml:space="preserve"> i jego funkcjonalności czasu rzeczywistego</w:t>
      </w:r>
      <w:r>
        <w:t>. Takim hub</w:t>
      </w:r>
      <w:r w:rsidR="00E55A01">
        <w:t>’</w:t>
      </w:r>
      <w:r>
        <w:t xml:space="preserve">em może być oddzielna klasa dziedzicząca po klasie </w:t>
      </w:r>
      <w:r w:rsidRPr="0042168B">
        <w:t>Hub</w:t>
      </w:r>
      <w:r>
        <w:t xml:space="preserve"> pochodzącej z pakietu biblioteki.</w:t>
      </w:r>
    </w:p>
    <w:p w14:paraId="0B969D9D" w14:textId="577E6C45" w:rsidR="00EC6C47" w:rsidRDefault="007E574D" w:rsidP="005303FF">
      <w:pPr>
        <w:pStyle w:val="Tekstpodstawowy"/>
        <w:spacing w:line="360" w:lineRule="auto"/>
        <w:jc w:val="both"/>
      </w:pPr>
      <w:r>
        <w:rPr>
          <w:noProof/>
        </w:rPr>
        <w:lastRenderedPageBreak/>
        <w:drawing>
          <wp:inline distT="0" distB="0" distL="0" distR="0" wp14:anchorId="60A7D1E7" wp14:editId="1A26895F">
            <wp:extent cx="4011065" cy="3225417"/>
            <wp:effectExtent l="0" t="0" r="889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4892" cy="3244577"/>
                    </a:xfrm>
                    <a:prstGeom prst="rect">
                      <a:avLst/>
                    </a:prstGeom>
                    <a:noFill/>
                    <a:ln>
                      <a:noFill/>
                    </a:ln>
                  </pic:spPr>
                </pic:pic>
              </a:graphicData>
            </a:graphic>
          </wp:inline>
        </w:drawing>
      </w:r>
    </w:p>
    <w:p w14:paraId="2C29386C" w14:textId="736EFE48" w:rsidR="00EC6C47" w:rsidRDefault="00EC6C47" w:rsidP="005303FF">
      <w:pPr>
        <w:pStyle w:val="Legenda"/>
        <w:jc w:val="both"/>
        <w:rPr>
          <w:sz w:val="24"/>
          <w:szCs w:val="24"/>
        </w:rPr>
      </w:pPr>
      <w:bookmarkStart w:id="241" w:name="_Toc29377092"/>
      <w:r w:rsidRPr="00EC6C47">
        <w:rPr>
          <w:sz w:val="24"/>
          <w:szCs w:val="24"/>
        </w:rPr>
        <w:t xml:space="preserve">Rysunek </w:t>
      </w:r>
      <w:r w:rsidRPr="00EC6C47">
        <w:rPr>
          <w:sz w:val="24"/>
          <w:szCs w:val="24"/>
        </w:rPr>
        <w:fldChar w:fldCharType="begin"/>
      </w:r>
      <w:r w:rsidRPr="00EC6C47">
        <w:rPr>
          <w:sz w:val="24"/>
          <w:szCs w:val="24"/>
        </w:rPr>
        <w:instrText xml:space="preserve"> SEQ Rysunek \* ARABIC </w:instrText>
      </w:r>
      <w:r w:rsidRPr="00EC6C47">
        <w:rPr>
          <w:sz w:val="24"/>
          <w:szCs w:val="24"/>
        </w:rPr>
        <w:fldChar w:fldCharType="separate"/>
      </w:r>
      <w:r w:rsidR="00C31C93">
        <w:rPr>
          <w:noProof/>
          <w:sz w:val="24"/>
          <w:szCs w:val="24"/>
        </w:rPr>
        <w:t>39</w:t>
      </w:r>
      <w:r w:rsidRPr="00EC6C47">
        <w:rPr>
          <w:sz w:val="24"/>
          <w:szCs w:val="24"/>
        </w:rPr>
        <w:fldChar w:fldCharType="end"/>
      </w:r>
      <w:r w:rsidRPr="00EC6C47">
        <w:rPr>
          <w:sz w:val="24"/>
          <w:szCs w:val="24"/>
        </w:rPr>
        <w:t xml:space="preserve"> Hub obsługujący pracę z wiadomościami</w:t>
      </w:r>
      <w:bookmarkEnd w:id="241"/>
    </w:p>
    <w:p w14:paraId="44665D67" w14:textId="77777777" w:rsidR="00EC6C47" w:rsidRPr="00EC6C47" w:rsidRDefault="00EC6C47" w:rsidP="005303FF">
      <w:pPr>
        <w:jc w:val="both"/>
      </w:pPr>
    </w:p>
    <w:p w14:paraId="261A0DEA" w14:textId="77777777" w:rsidR="00887A18" w:rsidRDefault="00EC6C47" w:rsidP="005303FF">
      <w:pPr>
        <w:pStyle w:val="Tekstpodstawowy"/>
        <w:spacing w:after="0" w:line="360" w:lineRule="auto"/>
        <w:ind w:firstLine="709"/>
        <w:jc w:val="both"/>
      </w:pPr>
      <w:r>
        <w:t xml:space="preserve">Możliwe będzie wysyłanie wiadomości do jednego znajomego naraz – do tego w hubie posłużą dwie metody SendMessageToUser oraz SendExpandedMessageToUser. Pierwsza metoda będzie </w:t>
      </w:r>
      <w:r w:rsidR="00E350E8">
        <w:t>przesyłała do klienta dane nowej wiadomości o krótszej zawartości wykorzystywanej bezpośrednio na podstronie czatu</w:t>
      </w:r>
      <w:r w:rsidR="002D560F">
        <w:t xml:space="preserve"> bazując na identyfikatorze </w:t>
      </w:r>
      <w:proofErr w:type="gramStart"/>
      <w:r w:rsidR="002D560F">
        <w:t>grupy</w:t>
      </w:r>
      <w:proofErr w:type="gramEnd"/>
      <w:r w:rsidR="002D560F">
        <w:t xml:space="preserve"> do której lub których użytkownik jest dodany</w:t>
      </w:r>
      <w:r w:rsidR="00E350E8">
        <w:t xml:space="preserve">, a druga będzie przesyłała je </w:t>
      </w:r>
      <w:r w:rsidR="00887A18">
        <w:t>w postaci innego większego obiektu</w:t>
      </w:r>
      <w:r w:rsidR="002D560F">
        <w:t>, a wyświetlać się one będą na podstronie nowych wiadomości.</w:t>
      </w:r>
    </w:p>
    <w:p w14:paraId="110EC7D9" w14:textId="77777777" w:rsidR="00FE48A1" w:rsidRDefault="00887A18" w:rsidP="005303FF">
      <w:pPr>
        <w:pStyle w:val="Tekstpodstawowy"/>
        <w:spacing w:after="0" w:line="360" w:lineRule="auto"/>
        <w:ind w:firstLine="709"/>
        <w:jc w:val="both"/>
      </w:pPr>
      <w:r>
        <w:t>Po implementacji h</w:t>
      </w:r>
      <w:r w:rsidR="000429FB">
        <w:t>u</w:t>
      </w:r>
      <w:r>
        <w:t xml:space="preserve">bu pojawia się możliwość nawiązania połączenia przez klienta. </w:t>
      </w:r>
      <w:r w:rsidR="00A935A6">
        <w:t xml:space="preserve">Opracowując rozwiązanie oparte o SignalR w Javascript lub Typescript należy skorzystać z biblioteki </w:t>
      </w:r>
      <w:r w:rsidR="00A935A6" w:rsidRPr="00A935A6">
        <w:t>@aspnet/signalr</w:t>
      </w:r>
      <w:r w:rsidR="009E577A">
        <w:t>.</w:t>
      </w:r>
    </w:p>
    <w:p w14:paraId="477C704A" w14:textId="5B52F9FE" w:rsidR="00FE48A1" w:rsidRDefault="007E574D" w:rsidP="005303FF">
      <w:pPr>
        <w:pStyle w:val="Tekstpodstawowy"/>
        <w:keepNext/>
        <w:spacing w:after="0" w:line="360" w:lineRule="auto"/>
        <w:jc w:val="both"/>
      </w:pPr>
      <w:r>
        <w:rPr>
          <w:noProof/>
        </w:rPr>
        <w:drawing>
          <wp:inline distT="0" distB="0" distL="0" distR="0" wp14:anchorId="169C738F" wp14:editId="6716A2E3">
            <wp:extent cx="3324748" cy="2312894"/>
            <wp:effectExtent l="0" t="0" r="952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42137" cy="2324991"/>
                    </a:xfrm>
                    <a:prstGeom prst="rect">
                      <a:avLst/>
                    </a:prstGeom>
                    <a:noFill/>
                    <a:ln>
                      <a:noFill/>
                    </a:ln>
                  </pic:spPr>
                </pic:pic>
              </a:graphicData>
            </a:graphic>
          </wp:inline>
        </w:drawing>
      </w:r>
    </w:p>
    <w:p w14:paraId="0BEC9E67" w14:textId="36ABBD9A" w:rsidR="00FE48A1" w:rsidRPr="00FE48A1" w:rsidRDefault="00FE48A1" w:rsidP="005303FF">
      <w:pPr>
        <w:pStyle w:val="Legenda"/>
        <w:jc w:val="both"/>
        <w:rPr>
          <w:sz w:val="24"/>
          <w:szCs w:val="24"/>
        </w:rPr>
      </w:pPr>
      <w:bookmarkStart w:id="242" w:name="_Toc29377093"/>
      <w:r w:rsidRPr="00FE48A1">
        <w:rPr>
          <w:sz w:val="24"/>
          <w:szCs w:val="24"/>
        </w:rPr>
        <w:t xml:space="preserve">Rysunek </w:t>
      </w:r>
      <w:r w:rsidRPr="00FE48A1">
        <w:rPr>
          <w:sz w:val="24"/>
          <w:szCs w:val="24"/>
        </w:rPr>
        <w:fldChar w:fldCharType="begin"/>
      </w:r>
      <w:r w:rsidRPr="00FE48A1">
        <w:rPr>
          <w:sz w:val="24"/>
          <w:szCs w:val="24"/>
        </w:rPr>
        <w:instrText xml:space="preserve"> SEQ Rysunek \* ARABIC </w:instrText>
      </w:r>
      <w:r w:rsidRPr="00FE48A1">
        <w:rPr>
          <w:sz w:val="24"/>
          <w:szCs w:val="24"/>
        </w:rPr>
        <w:fldChar w:fldCharType="separate"/>
      </w:r>
      <w:r w:rsidR="00C31C93">
        <w:rPr>
          <w:noProof/>
          <w:sz w:val="24"/>
          <w:szCs w:val="24"/>
        </w:rPr>
        <w:t>40</w:t>
      </w:r>
      <w:r w:rsidRPr="00FE48A1">
        <w:rPr>
          <w:sz w:val="24"/>
          <w:szCs w:val="24"/>
        </w:rPr>
        <w:fldChar w:fldCharType="end"/>
      </w:r>
      <w:r w:rsidRPr="00FE48A1">
        <w:rPr>
          <w:sz w:val="24"/>
          <w:szCs w:val="24"/>
        </w:rPr>
        <w:t xml:space="preserve"> Fragment kodu przedstawiający implementację nawiązania połączenia z serwerem</w:t>
      </w:r>
      <w:bookmarkEnd w:id="242"/>
    </w:p>
    <w:p w14:paraId="6D119F09" w14:textId="7EC110C6" w:rsidR="00B9154E" w:rsidRDefault="000429FB" w:rsidP="005303FF">
      <w:pPr>
        <w:pStyle w:val="Tekstpodstawowy"/>
        <w:spacing w:after="0" w:line="360" w:lineRule="auto"/>
        <w:jc w:val="both"/>
      </w:pPr>
      <w:r>
        <w:lastRenderedPageBreak/>
        <w:t xml:space="preserve"> </w:t>
      </w:r>
    </w:p>
    <w:p w14:paraId="4EA73964" w14:textId="2971F75D" w:rsidR="00FE48A1" w:rsidRDefault="00FE48A1" w:rsidP="005303FF">
      <w:pPr>
        <w:pStyle w:val="Tekstpodstawowy"/>
        <w:spacing w:after="0" w:line="360" w:lineRule="auto"/>
        <w:ind w:firstLine="709"/>
        <w:jc w:val="both"/>
      </w:pPr>
      <w:r>
        <w:t xml:space="preserve"> Jak widać połączenie z hubem na serwerze opisuje zmienna typu HubConnection, której wartość</w:t>
      </w:r>
      <w:r w:rsidR="00510BE9">
        <w:t xml:space="preserve"> jest</w:t>
      </w:r>
      <w:r>
        <w:t xml:space="preserve"> inicjalizowana poprzez budowniczego w konstruktorze. Metoda withUrl tutaj przyjmuje dwa parametry: URL serwera i parametry połączenia.</w:t>
      </w:r>
      <w:r w:rsidR="00723D04">
        <w:t xml:space="preserve"> Negocjacja w kontekście</w:t>
      </w:r>
      <w:r>
        <w:t xml:space="preserve"> </w:t>
      </w:r>
      <w:r w:rsidR="00723D04">
        <w:t xml:space="preserve">SignalR oznacza automatyczne wybranie metody transportu, także tym wypadku parametry połączenia mogłyby zostać pominięte ponieważ SignalR zawsze </w:t>
      </w:r>
      <w:r w:rsidR="00510BE9">
        <w:t>automatycznie wybiera</w:t>
      </w:r>
      <w:r w:rsidR="00723D04">
        <w:t xml:space="preserve"> połączenie z użyciem protokołu WebSocket</w:t>
      </w:r>
      <w:r w:rsidR="00723D04">
        <w:rPr>
          <w:rStyle w:val="Odwoanieprzypisudolnego"/>
        </w:rPr>
        <w:footnoteReference w:id="73"/>
      </w:r>
      <w:r w:rsidR="00723D04">
        <w:t>, ponieważ jest</w:t>
      </w:r>
      <w:r w:rsidR="00510BE9">
        <w:t xml:space="preserve"> on</w:t>
      </w:r>
      <w:r>
        <w:t xml:space="preserve"> </w:t>
      </w:r>
      <w:r w:rsidR="00723D04">
        <w:t>n</w:t>
      </w:r>
      <w:r w:rsidRPr="00FE48A1">
        <w:t>owszym i właściwie obecnie najczęściej używanym kanałem komunikacji, wspieranym przez wszystkie nowsze wersj</w:t>
      </w:r>
      <w:r w:rsidR="00510BE9">
        <w:t>e</w:t>
      </w:r>
      <w:r w:rsidRPr="00FE48A1">
        <w:t xml:space="preserve"> przeglądarek</w:t>
      </w:r>
      <w:r w:rsidR="00723D04">
        <w:t xml:space="preserve"> oraz</w:t>
      </w:r>
      <w:r w:rsidRPr="00FE48A1">
        <w:t xml:space="preserve"> </w:t>
      </w:r>
      <w:r w:rsidR="00723D04">
        <w:t>j</w:t>
      </w:r>
      <w:r w:rsidRPr="00FE48A1">
        <w:t xml:space="preserve">est to jedyny protokół komunikacji wśród </w:t>
      </w:r>
      <w:r w:rsidR="00723D04">
        <w:t xml:space="preserve">dostępnych </w:t>
      </w:r>
      <w:r w:rsidRPr="00FE48A1">
        <w:t>działający w trybie full-duplex przez jedno połączenie TCP</w:t>
      </w:r>
      <w:r w:rsidR="00A81930">
        <w:t xml:space="preserve"> (od ang. </w:t>
      </w:r>
      <w:r w:rsidR="00A81930" w:rsidRPr="00A81930">
        <w:rPr>
          <w:i/>
          <w:iCs/>
        </w:rPr>
        <w:t>Transmission Control Protocol</w:t>
      </w:r>
      <w:r w:rsidR="00A81930">
        <w:t>)</w:t>
      </w:r>
      <w:r w:rsidR="00A81930">
        <w:rPr>
          <w:rStyle w:val="Odwoanieprzypisudolnego"/>
        </w:rPr>
        <w:footnoteReference w:id="74"/>
      </w:r>
      <w:r w:rsidR="00723D04">
        <w:t>, choć zawsze jest możliwość wyboru innego protok</w:t>
      </w:r>
      <w:r w:rsidR="00830BB0">
        <w:t>oł</w:t>
      </w:r>
      <w:r w:rsidR="00723D04">
        <w:t>u.</w:t>
      </w:r>
    </w:p>
    <w:p w14:paraId="580EFB21" w14:textId="664CE4F6" w:rsidR="005B7680" w:rsidRDefault="000429FB" w:rsidP="005303FF">
      <w:pPr>
        <w:pStyle w:val="Tekstpodstawowy"/>
        <w:spacing w:line="360" w:lineRule="auto"/>
        <w:ind w:firstLine="709"/>
        <w:jc w:val="both"/>
      </w:pPr>
      <w:r>
        <w:t>Po nawiązaniu połączenia można nasłuchiwać dane pochodzące z metod utworzonych w hubie</w:t>
      </w:r>
      <w:r w:rsidR="005B7680">
        <w:t xml:space="preserve">. </w:t>
      </w:r>
      <w:r w:rsidR="00B85178">
        <w:t>Następujący rysunek</w:t>
      </w:r>
      <w:r w:rsidR="005B7680">
        <w:t xml:space="preserve"> przedstawia implementacje trzech metod z kontekstu czatu odpowiadające za pobieranie i przetwarzanie nowych wiadomości lub wywołanie metody na serwerze: pierwsze dwie metody otrzymują, przetwarzają i dodają dane do stanu, a trzecia metoda odpowiada za wywołanie metody na serwerze z podaniem nazwy grupy jako parametr, która doda to połączenie do określonej grupy odbiorców wiadomości (w tym wypadku </w:t>
      </w:r>
      <w:r w:rsidR="002B2E98">
        <w:t>maksymalnie dwojga</w:t>
      </w:r>
      <w:r w:rsidR="005B7680">
        <w:t>)</w:t>
      </w:r>
      <w:r w:rsidR="002B2E98">
        <w:t>.</w:t>
      </w:r>
      <w:r w:rsidR="002861DF">
        <w:t xml:space="preserve"> Trzecia metoda jest wywoływana przez </w:t>
      </w:r>
      <w:proofErr w:type="gramStart"/>
      <w:r w:rsidR="002861DF">
        <w:t>klienta</w:t>
      </w:r>
      <w:proofErr w:type="gramEnd"/>
      <w:r w:rsidR="002861DF">
        <w:t xml:space="preserve"> gdy użytkownik wejdzie na podstronę czatu</w:t>
      </w:r>
      <w:r w:rsidR="00723D04">
        <w:t>.</w:t>
      </w:r>
    </w:p>
    <w:p w14:paraId="51C4F954" w14:textId="411D9CFC" w:rsidR="005B7680" w:rsidRDefault="007E574D" w:rsidP="005303FF">
      <w:pPr>
        <w:pStyle w:val="Tekstpodstawowy"/>
        <w:keepNext/>
        <w:spacing w:after="0" w:line="360" w:lineRule="auto"/>
        <w:jc w:val="both"/>
      </w:pPr>
      <w:r>
        <w:rPr>
          <w:noProof/>
        </w:rPr>
        <w:lastRenderedPageBreak/>
        <w:drawing>
          <wp:inline distT="0" distB="0" distL="0" distR="0" wp14:anchorId="212C6FC6" wp14:editId="05C8F517">
            <wp:extent cx="4585335" cy="3856355"/>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5335" cy="3856355"/>
                    </a:xfrm>
                    <a:prstGeom prst="rect">
                      <a:avLst/>
                    </a:prstGeom>
                    <a:noFill/>
                    <a:ln>
                      <a:noFill/>
                    </a:ln>
                  </pic:spPr>
                </pic:pic>
              </a:graphicData>
            </a:graphic>
          </wp:inline>
        </w:drawing>
      </w:r>
    </w:p>
    <w:p w14:paraId="23A3A0DE" w14:textId="4E349D51" w:rsidR="002E27C0" w:rsidRPr="00640707" w:rsidRDefault="005B7680" w:rsidP="00640707">
      <w:pPr>
        <w:pStyle w:val="Legenda"/>
        <w:spacing w:line="360" w:lineRule="auto"/>
        <w:jc w:val="both"/>
        <w:rPr>
          <w:sz w:val="24"/>
          <w:szCs w:val="24"/>
        </w:rPr>
      </w:pPr>
      <w:bookmarkStart w:id="249" w:name="_Toc29377094"/>
      <w:r w:rsidRPr="005B7680">
        <w:rPr>
          <w:sz w:val="24"/>
          <w:szCs w:val="24"/>
        </w:rPr>
        <w:t xml:space="preserve">Rysunek </w:t>
      </w:r>
      <w:r w:rsidRPr="005B7680">
        <w:rPr>
          <w:sz w:val="24"/>
          <w:szCs w:val="24"/>
        </w:rPr>
        <w:fldChar w:fldCharType="begin"/>
      </w:r>
      <w:r w:rsidRPr="005B7680">
        <w:rPr>
          <w:sz w:val="24"/>
          <w:szCs w:val="24"/>
        </w:rPr>
        <w:instrText xml:space="preserve"> SEQ Rysunek \* ARABIC </w:instrText>
      </w:r>
      <w:r w:rsidRPr="005B7680">
        <w:rPr>
          <w:sz w:val="24"/>
          <w:szCs w:val="24"/>
        </w:rPr>
        <w:fldChar w:fldCharType="separate"/>
      </w:r>
      <w:r w:rsidR="00C31C93">
        <w:rPr>
          <w:noProof/>
          <w:sz w:val="24"/>
          <w:szCs w:val="24"/>
        </w:rPr>
        <w:t>41</w:t>
      </w:r>
      <w:r w:rsidRPr="005B7680">
        <w:rPr>
          <w:sz w:val="24"/>
          <w:szCs w:val="24"/>
        </w:rPr>
        <w:fldChar w:fldCharType="end"/>
      </w:r>
      <w:r w:rsidRPr="005B7680">
        <w:rPr>
          <w:sz w:val="24"/>
          <w:szCs w:val="24"/>
        </w:rPr>
        <w:t xml:space="preserve"> Fragment kodu przedstawiający metody nasłuchiwania i wy</w:t>
      </w:r>
      <w:r>
        <w:rPr>
          <w:sz w:val="24"/>
          <w:szCs w:val="24"/>
        </w:rPr>
        <w:t>w</w:t>
      </w:r>
      <w:r w:rsidRPr="005B7680">
        <w:rPr>
          <w:sz w:val="24"/>
          <w:szCs w:val="24"/>
        </w:rPr>
        <w:t>o</w:t>
      </w:r>
      <w:r>
        <w:rPr>
          <w:sz w:val="24"/>
          <w:szCs w:val="24"/>
        </w:rPr>
        <w:t>ł</w:t>
      </w:r>
      <w:r w:rsidRPr="005B7680">
        <w:rPr>
          <w:sz w:val="24"/>
          <w:szCs w:val="24"/>
        </w:rPr>
        <w:t>ania SignalR w aplikacji</w:t>
      </w:r>
      <w:bookmarkEnd w:id="249"/>
    </w:p>
    <w:p w14:paraId="42FF8E65" w14:textId="585C9520" w:rsidR="008B3262" w:rsidRDefault="007E574D" w:rsidP="005303FF">
      <w:pPr>
        <w:keepNext/>
        <w:jc w:val="both"/>
      </w:pPr>
      <w:r>
        <w:rPr>
          <w:noProof/>
        </w:rPr>
        <w:drawing>
          <wp:inline distT="0" distB="0" distL="0" distR="0" wp14:anchorId="40C8C523" wp14:editId="7D91AB11">
            <wp:extent cx="4081780" cy="298196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81780" cy="2981960"/>
                    </a:xfrm>
                    <a:prstGeom prst="rect">
                      <a:avLst/>
                    </a:prstGeom>
                    <a:noFill/>
                    <a:ln>
                      <a:noFill/>
                    </a:ln>
                  </pic:spPr>
                </pic:pic>
              </a:graphicData>
            </a:graphic>
          </wp:inline>
        </w:drawing>
      </w:r>
    </w:p>
    <w:p w14:paraId="3FE18E03" w14:textId="5384177F" w:rsidR="006D1C9A" w:rsidRPr="00640707" w:rsidRDefault="008B3262" w:rsidP="00640707">
      <w:pPr>
        <w:pStyle w:val="Legenda"/>
        <w:spacing w:line="360" w:lineRule="auto"/>
        <w:jc w:val="both"/>
        <w:rPr>
          <w:sz w:val="24"/>
          <w:szCs w:val="24"/>
        </w:rPr>
      </w:pPr>
      <w:bookmarkStart w:id="250" w:name="_Toc29377095"/>
      <w:r w:rsidRPr="008B3262">
        <w:rPr>
          <w:sz w:val="24"/>
          <w:szCs w:val="24"/>
        </w:rPr>
        <w:t xml:space="preserve">Rysunek </w:t>
      </w:r>
      <w:r w:rsidRPr="008B3262">
        <w:rPr>
          <w:sz w:val="24"/>
          <w:szCs w:val="24"/>
        </w:rPr>
        <w:fldChar w:fldCharType="begin"/>
      </w:r>
      <w:r w:rsidRPr="008B3262">
        <w:rPr>
          <w:sz w:val="24"/>
          <w:szCs w:val="24"/>
        </w:rPr>
        <w:instrText xml:space="preserve"> SEQ Rysunek \* ARABIC </w:instrText>
      </w:r>
      <w:r w:rsidRPr="008B3262">
        <w:rPr>
          <w:sz w:val="24"/>
          <w:szCs w:val="24"/>
        </w:rPr>
        <w:fldChar w:fldCharType="separate"/>
      </w:r>
      <w:r w:rsidR="00C31C93">
        <w:rPr>
          <w:noProof/>
          <w:sz w:val="24"/>
          <w:szCs w:val="24"/>
        </w:rPr>
        <w:t>42</w:t>
      </w:r>
      <w:r w:rsidRPr="008B3262">
        <w:rPr>
          <w:sz w:val="24"/>
          <w:szCs w:val="24"/>
        </w:rPr>
        <w:fldChar w:fldCharType="end"/>
      </w:r>
      <w:r w:rsidRPr="008B3262">
        <w:rPr>
          <w:sz w:val="24"/>
          <w:szCs w:val="24"/>
        </w:rPr>
        <w:t xml:space="preserve"> Implementacja serwisu wysyłającego wiadomości do klienta</w:t>
      </w:r>
      <w:bookmarkEnd w:id="250"/>
    </w:p>
    <w:p w14:paraId="335E24F5" w14:textId="4CB13D2F" w:rsidR="006D1C9A" w:rsidRDefault="006D1C9A" w:rsidP="005303FF">
      <w:pPr>
        <w:spacing w:line="360" w:lineRule="auto"/>
        <w:jc w:val="both"/>
      </w:pPr>
      <w:r>
        <w:t>Wysyłanie wiadomości z serwera będzie odbywało się z poziomu serwisu DialogNotifierService do którego została dodana zmienna określająca Hub poprzez generyczny interfejs IHubContext przyjmujący jako parametr klasę DialogHub</w:t>
      </w:r>
      <w:r w:rsidR="00B85178">
        <w:t xml:space="preserve">. </w:t>
      </w:r>
      <w:r>
        <w:t xml:space="preserve">Zostało tutaj zaimplementowane wysyłanie dwóch typów wiadomości do klienta poprzez dwie metody </w:t>
      </w:r>
      <w:r>
        <w:lastRenderedPageBreak/>
        <w:t>wykorzystujące wcześniej zdefiniowane metody w hubie. Te metody mogą być używane w każdym miejscu aplikacji, lecz oczywiście są one w tym wypadku przeznaczone do kontrolera ChatController w którym zostaną one użyte w metodzie przetwarzającej dodawanie nowej wiadomości.</w:t>
      </w:r>
    </w:p>
    <w:p w14:paraId="0A54D74F" w14:textId="514250FE" w:rsidR="002B3956" w:rsidRDefault="002063DA" w:rsidP="005303FF">
      <w:pPr>
        <w:spacing w:line="360" w:lineRule="auto"/>
        <w:ind w:firstLine="709"/>
        <w:jc w:val="both"/>
      </w:pPr>
      <w:r>
        <w:t>Innym zastosowaniem SignalR w aplikacji jest wykorzystanie stałości połączenia przez WebSocket do identyfikacji dostępności użytkowników w serwisie. Jak wspomniano wcześniej baza danych zawiera tabelę Session przechowującą dane sesji poszczególnych użytkowników</w:t>
      </w:r>
      <w:r w:rsidR="00951881">
        <w:t xml:space="preserve"> (dla jednego użytkownika będzie przeznaczony tylko jeden rekord)</w:t>
      </w:r>
      <w:r>
        <w:t>: data zalogowania się, data przerwania sesji oraz identyfikator użytkownika i połączenia z hub</w:t>
      </w:r>
      <w:r w:rsidR="00E55A01">
        <w:t>’</w:t>
      </w:r>
      <w:r>
        <w:t xml:space="preserve">em (każdy hub posiada własny </w:t>
      </w:r>
      <w:proofErr w:type="gramStart"/>
      <w:r>
        <w:t>kontekst</w:t>
      </w:r>
      <w:proofErr w:type="gramEnd"/>
      <w:r>
        <w:t xml:space="preserve"> poprzez który można taki identyfikator pozyskać – pozwala to w bardzo prosty sposób identyfikować użytkowników korzystających z hub’u). </w:t>
      </w:r>
    </w:p>
    <w:p w14:paraId="66D2A1F1" w14:textId="77777777" w:rsidR="002B3956" w:rsidRDefault="002B3956" w:rsidP="005303FF">
      <w:pPr>
        <w:keepNext/>
        <w:spacing w:line="360" w:lineRule="auto"/>
        <w:jc w:val="both"/>
      </w:pPr>
      <w:r>
        <w:rPr>
          <w:noProof/>
        </w:rPr>
        <w:drawing>
          <wp:inline distT="0" distB="0" distL="0" distR="0" wp14:anchorId="53FF9EF6" wp14:editId="1598FB56">
            <wp:extent cx="3810000" cy="3367152"/>
            <wp:effectExtent l="0" t="0" r="0" b="508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8664" cy="3401322"/>
                    </a:xfrm>
                    <a:prstGeom prst="rect">
                      <a:avLst/>
                    </a:prstGeom>
                    <a:noFill/>
                    <a:ln>
                      <a:noFill/>
                    </a:ln>
                  </pic:spPr>
                </pic:pic>
              </a:graphicData>
            </a:graphic>
          </wp:inline>
        </w:drawing>
      </w:r>
    </w:p>
    <w:p w14:paraId="46FF0CC1" w14:textId="354D8E42" w:rsidR="002B3956" w:rsidRPr="00640707" w:rsidRDefault="002B3956" w:rsidP="00640707">
      <w:pPr>
        <w:pStyle w:val="Legenda"/>
        <w:spacing w:line="360" w:lineRule="auto"/>
        <w:jc w:val="both"/>
        <w:rPr>
          <w:sz w:val="24"/>
          <w:szCs w:val="24"/>
        </w:rPr>
      </w:pPr>
      <w:bookmarkStart w:id="251" w:name="_Toc29377096"/>
      <w:r w:rsidRPr="002B3956">
        <w:rPr>
          <w:sz w:val="24"/>
          <w:szCs w:val="24"/>
        </w:rPr>
        <w:t xml:space="preserve">Rysunek </w:t>
      </w:r>
      <w:r w:rsidRPr="002B3956">
        <w:rPr>
          <w:sz w:val="24"/>
          <w:szCs w:val="24"/>
        </w:rPr>
        <w:fldChar w:fldCharType="begin"/>
      </w:r>
      <w:r w:rsidRPr="002B3956">
        <w:rPr>
          <w:sz w:val="24"/>
          <w:szCs w:val="24"/>
        </w:rPr>
        <w:instrText xml:space="preserve"> SEQ Rysunek \* ARABIC </w:instrText>
      </w:r>
      <w:r w:rsidRPr="002B3956">
        <w:rPr>
          <w:sz w:val="24"/>
          <w:szCs w:val="24"/>
        </w:rPr>
        <w:fldChar w:fldCharType="separate"/>
      </w:r>
      <w:r w:rsidR="00C31C93">
        <w:rPr>
          <w:noProof/>
          <w:sz w:val="24"/>
          <w:szCs w:val="24"/>
        </w:rPr>
        <w:t>43</w:t>
      </w:r>
      <w:r w:rsidRPr="002B3956">
        <w:rPr>
          <w:sz w:val="24"/>
          <w:szCs w:val="24"/>
        </w:rPr>
        <w:fldChar w:fldCharType="end"/>
      </w:r>
      <w:r w:rsidRPr="002B3956">
        <w:rPr>
          <w:sz w:val="24"/>
          <w:szCs w:val="24"/>
        </w:rPr>
        <w:t xml:space="preserve"> Fragment kodu przedstawiający hub do oznaczania dostępności użytkowników</w:t>
      </w:r>
      <w:bookmarkEnd w:id="251"/>
    </w:p>
    <w:p w14:paraId="729B98BB" w14:textId="316C3B02" w:rsidR="002063DA" w:rsidRPr="006D1C9A" w:rsidRDefault="002B3956" w:rsidP="005303FF">
      <w:pPr>
        <w:spacing w:line="360" w:lineRule="auto"/>
        <w:jc w:val="both"/>
      </w:pPr>
      <w:r>
        <w:t>W tym wypadku klient będzie korzystał z metody ConnectUser przekazując identyfikator użytkownika</w:t>
      </w:r>
      <w:r w:rsidR="00951881">
        <w:t>, po czym w wierszu 35 odbywa się wyszukiwanie rekordu sesji użytkownika w oparciu o identyfikator</w:t>
      </w:r>
      <w:r>
        <w:t>.</w:t>
      </w:r>
      <w:r w:rsidR="00951881">
        <w:t xml:space="preserve"> Jeżeli użytkownik logował się wcześniej taki rekord zostanie odnaleziony i zmieniony</w:t>
      </w:r>
      <w:r w:rsidR="00B85178">
        <w:t>, dzięki czemu</w:t>
      </w:r>
      <w:r w:rsidR="00951881">
        <w:t xml:space="preserve"> będzie możliwość stwierdzenia, że użytkownik jest aktywny lub w </w:t>
      </w:r>
      <w:proofErr w:type="gramStart"/>
      <w:r w:rsidR="00951881">
        <w:t>przypadku</w:t>
      </w:r>
      <w:proofErr w:type="gramEnd"/>
      <w:r w:rsidR="00951881">
        <w:t xml:space="preserve"> gdy taki użytkownik loguje się po raz pierwszy zostanie mu przydzielony nowy rekord. </w:t>
      </w:r>
      <w:r>
        <w:t>Do oznaczenia użytkownika zmiany daty przerwania sesji w</w:t>
      </w:r>
      <w:r w:rsidR="002063DA">
        <w:t xml:space="preserve"> tym wypadku można skorzystać z metod</w:t>
      </w:r>
      <w:r>
        <w:t>y</w:t>
      </w:r>
      <w:r w:rsidR="002063DA">
        <w:t xml:space="preserve"> cyklu życia kontekstu OnDisconnectedAsync – </w:t>
      </w:r>
      <w:r>
        <w:t xml:space="preserve">wykonuje się ona tuż po </w:t>
      </w:r>
      <w:r w:rsidR="00951881">
        <w:t xml:space="preserve">rozłączeniu się z serwerem, czyli nie jest w żaden sposób zależna od kodu klienta. </w:t>
      </w:r>
      <w:r w:rsidR="00951881">
        <w:lastRenderedPageBreak/>
        <w:t xml:space="preserve">Tutaj implementacja wygląda podobnie za wyjątkiem tego, że wyciąganie sesji z bazy odbywa się w oparciu o identyfikator kontekstu, po czym </w:t>
      </w:r>
      <w:r w:rsidR="003F5174">
        <w:t>wartość zmiennej określającej datę ukończenia sesji zostaje zmieniona na bieżącą datę i cały rekord jest aktualizowany w repozytorium.</w:t>
      </w:r>
    </w:p>
    <w:p w14:paraId="5660C3DC" w14:textId="7164051B" w:rsidR="001C4C5A" w:rsidRDefault="00640707" w:rsidP="005303FF">
      <w:pPr>
        <w:pStyle w:val="Nagwek1"/>
        <w:jc w:val="both"/>
      </w:pPr>
      <w:bookmarkStart w:id="252" w:name="_Toc29673487"/>
      <w:r>
        <w:t>3</w:t>
      </w:r>
      <w:r w:rsidR="001C4C5A">
        <w:t>.</w:t>
      </w:r>
      <w:r>
        <w:t>9</w:t>
      </w:r>
      <w:r w:rsidR="001C4C5A">
        <w:t>. Implementacja algorytmu dopasowania znajomych</w:t>
      </w:r>
      <w:bookmarkEnd w:id="252"/>
    </w:p>
    <w:p w14:paraId="5A39A7F6" w14:textId="1B3A681A" w:rsidR="009C4E60" w:rsidRDefault="009F4F8A" w:rsidP="005303FF">
      <w:pPr>
        <w:pStyle w:val="Tekstpodstawowy"/>
        <w:spacing w:line="360" w:lineRule="auto"/>
        <w:ind w:firstLine="709"/>
        <w:jc w:val="both"/>
      </w:pPr>
      <w:r w:rsidRPr="009F4F8A">
        <w:t>Do implement</w:t>
      </w:r>
      <w:r>
        <w:t xml:space="preserve">acji dopasowania znajomych na podstawie zainteresowań zostanie </w:t>
      </w:r>
      <w:r w:rsidR="002E27C0">
        <w:t>użyta</w:t>
      </w:r>
      <w:r w:rsidR="00591FE2">
        <w:t xml:space="preserve"> metoda </w:t>
      </w:r>
      <w:r w:rsidR="00591FE2" w:rsidRPr="00591FE2">
        <w:rPr>
          <w:i/>
          <w:iCs/>
        </w:rPr>
        <w:t>Cosine Similarity</w:t>
      </w:r>
      <w:r w:rsidR="002E27C0" w:rsidRPr="002E27C0">
        <w:t>,</w:t>
      </w:r>
      <w:r w:rsidR="00591FE2">
        <w:t xml:space="preserve"> </w:t>
      </w:r>
      <w:r w:rsidR="00404BBC">
        <w:t xml:space="preserve">tradycyjnie </w:t>
      </w:r>
      <w:r w:rsidR="00591FE2">
        <w:t xml:space="preserve">często wykorzystywana podczas tworzenia systemów rekomendacji w oparciu o algorytm </w:t>
      </w:r>
      <w:r w:rsidR="00591FE2" w:rsidRPr="00591FE2">
        <w:rPr>
          <w:i/>
          <w:iCs/>
        </w:rPr>
        <w:t>User Based Collaboration Filtering</w:t>
      </w:r>
      <w:r w:rsidR="00591FE2">
        <w:t xml:space="preserve"> lub </w:t>
      </w:r>
      <w:r w:rsidR="00591FE2" w:rsidRPr="00591FE2">
        <w:rPr>
          <w:i/>
          <w:iCs/>
        </w:rPr>
        <w:t>Item Based Collaboration Filtering</w:t>
      </w:r>
      <w:r w:rsidR="00591FE2">
        <w:t xml:space="preserve"> korzystają</w:t>
      </w:r>
      <w:r w:rsidR="00905D75">
        <w:t>cych</w:t>
      </w:r>
      <w:r w:rsidR="00591FE2">
        <w:t xml:space="preserve"> z czynnika podobieństwa w celu dobrania</w:t>
      </w:r>
      <w:r w:rsidR="002E27C0">
        <w:t xml:space="preserve"> dopasowania</w:t>
      </w:r>
      <w:r w:rsidR="00591FE2">
        <w:t>.</w:t>
      </w:r>
      <w:r w:rsidR="007E574D">
        <w:t xml:space="preserve"> </w:t>
      </w:r>
      <w:r w:rsidR="002E27C0">
        <w:t>Mając dwa wektory atrybutów x oraz y działanie tej metody można oprzeć o następujący wzór</w:t>
      </w:r>
      <w:r w:rsidR="002E27C0">
        <w:rPr>
          <w:rStyle w:val="Odwoanieprzypisudolnego"/>
        </w:rPr>
        <w:footnoteReference w:id="75"/>
      </w:r>
    </w:p>
    <w:p w14:paraId="18A64F6B" w14:textId="3A697212" w:rsidR="007E574D" w:rsidRPr="002D7F08" w:rsidRDefault="007E574D" w:rsidP="005303FF">
      <w:pPr>
        <w:pStyle w:val="Tekstpodstawowy"/>
        <w:spacing w:line="360" w:lineRule="auto"/>
        <w:jc w:val="both"/>
        <w:rPr>
          <w:lang w:val="en-US"/>
        </w:rPr>
      </w:pPr>
      <m:oMathPara>
        <m:oMath>
          <m:r>
            <w:rPr>
              <w:rFonts w:ascii="Cambria Math" w:hAnsi="Cambria Math" w:cs="Cambria Math"/>
              <w:lang w:val="en-US"/>
            </w:rPr>
            <m:t>CosSim(x, y)</m:t>
          </m:r>
          <m:r>
            <m:rPr>
              <m:sty m:val="p"/>
            </m:rPr>
            <w:rPr>
              <w:rFonts w:ascii="Cambria Math" w:hAnsi="Cambria Math" w:cs="Cambria Math"/>
              <w:lang w:val="en-US"/>
            </w:rPr>
            <m:t>=</m:t>
          </m:r>
          <m:f>
            <m:fPr>
              <m:ctrlPr>
                <w:rPr>
                  <w:rFonts w:ascii="Cambria Math" w:hAnsi="Cambria Math"/>
                  <w:lang w:val="en-US"/>
                </w:rPr>
              </m:ctrlPr>
            </m:fPr>
            <m:num>
              <m:nary>
                <m:naryPr>
                  <m:chr m:val="∑"/>
                  <m:limLoc m:val="undOvr"/>
                  <m:ctrlPr>
                    <w:rPr>
                      <w:rFonts w:ascii="Cambria Math" w:hAnsi="Cambria Math" w:cs="Cambria Math"/>
                      <w:i/>
                      <w:lang w:val="en-US"/>
                    </w:rPr>
                  </m:ctrlPr>
                </m:naryPr>
                <m:sub>
                  <m:r>
                    <w:rPr>
                      <w:rFonts w:ascii="Cambria Math" w:hAnsi="Cambria Math" w:cs="Cambria Math"/>
                      <w:lang w:val="en-US"/>
                    </w:rPr>
                    <m:t>i=1</m:t>
                  </m:r>
                </m:sub>
                <m:sup>
                  <m:r>
                    <w:rPr>
                      <w:rFonts w:ascii="Cambria Math" w:hAnsi="Cambria Math" w:cs="Cambria Math"/>
                      <w:lang w:val="en-US"/>
                    </w:rPr>
                    <m:t>n</m:t>
                  </m:r>
                </m:sup>
                <m:e>
                  <m:sSub>
                    <m:sSubPr>
                      <m:ctrlPr>
                        <w:rPr>
                          <w:rFonts w:ascii="Cambria Math" w:hAnsi="Cambria Math" w:cs="Cambria Math"/>
                          <w:i/>
                          <w:lang w:val="en-US"/>
                        </w:rPr>
                      </m:ctrlPr>
                    </m:sSubPr>
                    <m:e>
                      <m:r>
                        <w:rPr>
                          <w:rFonts w:ascii="Cambria Math" w:hAnsi="Cambria Math" w:cs="Cambria Math"/>
                          <w:lang w:val="en-US"/>
                        </w:rPr>
                        <m:t>x</m:t>
                      </m:r>
                    </m:e>
                    <m:sub>
                      <m:r>
                        <w:rPr>
                          <w:rFonts w:ascii="Cambria Math" w:hAnsi="Cambria Math" w:cs="Cambria Math"/>
                          <w:lang w:val="en-US"/>
                        </w:rPr>
                        <m:t>i</m:t>
                      </m:r>
                    </m:sub>
                  </m:sSub>
                </m:e>
              </m:nary>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i</m:t>
                  </m:r>
                </m:sub>
              </m:sSub>
            </m:num>
            <m:den>
              <m:rad>
                <m:radPr>
                  <m:degHide m:val="1"/>
                  <m:ctrlPr>
                    <w:rPr>
                      <w:rFonts w:ascii="Cambria Math" w:hAnsi="Cambria Math"/>
                      <w:lang w:val="en-US"/>
                    </w:rPr>
                  </m:ctrlPr>
                </m:radPr>
                <m:deg/>
                <m:e>
                  <m:nary>
                    <m:naryPr>
                      <m:chr m:val="∑"/>
                      <m:limLoc m:val="undOvr"/>
                      <m:ctrlPr>
                        <w:rPr>
                          <w:rFonts w:ascii="Cambria Math" w:hAnsi="Cambria Math" w:cs="Cambria Math"/>
                          <w:i/>
                          <w:lang w:val="en-US"/>
                        </w:rPr>
                      </m:ctrlPr>
                    </m:naryPr>
                    <m:sub>
                      <m:r>
                        <w:rPr>
                          <w:rFonts w:ascii="Cambria Math" w:hAnsi="Cambria Math" w:cs="Cambria Math"/>
                          <w:lang w:val="en-US"/>
                        </w:rPr>
                        <m:t>i=1</m:t>
                      </m:r>
                    </m:sub>
                    <m:sup>
                      <m:r>
                        <w:rPr>
                          <w:rFonts w:ascii="Cambria Math" w:hAnsi="Cambria Math" w:cs="Cambria Math"/>
                          <w:lang w:val="en-US"/>
                        </w:rPr>
                        <m:t>n</m:t>
                      </m:r>
                    </m:sup>
                    <m:e>
                      <m:sSubSup>
                        <m:sSubSupPr>
                          <m:ctrlPr>
                            <w:rPr>
                              <w:rFonts w:ascii="Cambria Math" w:hAnsi="Cambria Math" w:cs="Cambria Math"/>
                              <w:i/>
                              <w:lang w:val="en-US"/>
                            </w:rPr>
                          </m:ctrlPr>
                        </m:sSubSupPr>
                        <m:e>
                          <m:r>
                            <w:rPr>
                              <w:rFonts w:ascii="Cambria Math" w:hAnsi="Cambria Math" w:cs="Cambria Math"/>
                              <w:lang w:val="en-US"/>
                            </w:rPr>
                            <m:t>x</m:t>
                          </m:r>
                        </m:e>
                        <m:sub>
                          <m:r>
                            <w:rPr>
                              <w:rFonts w:ascii="Cambria Math" w:hAnsi="Cambria Math" w:cs="Cambria Math"/>
                              <w:lang w:val="en-US"/>
                            </w:rPr>
                            <m:t>i</m:t>
                          </m:r>
                        </m:sub>
                        <m:sup>
                          <m:r>
                            <w:rPr>
                              <w:rFonts w:ascii="Cambria Math" w:hAnsi="Cambria Math" w:cs="Cambria Math"/>
                              <w:lang w:val="en-US"/>
                            </w:rPr>
                            <m:t>2</m:t>
                          </m:r>
                        </m:sup>
                      </m:sSubSup>
                    </m:e>
                  </m:nary>
                </m:e>
              </m:rad>
              <m:rad>
                <m:radPr>
                  <m:degHide m:val="1"/>
                  <m:ctrlPr>
                    <w:rPr>
                      <w:rFonts w:ascii="Cambria Math" w:hAnsi="Cambria Math"/>
                      <w:lang w:val="en-US"/>
                    </w:rPr>
                  </m:ctrlPr>
                </m:radPr>
                <m:deg/>
                <m:e>
                  <m:nary>
                    <m:naryPr>
                      <m:chr m:val="∑"/>
                      <m:limLoc m:val="undOvr"/>
                      <m:ctrlPr>
                        <w:rPr>
                          <w:rFonts w:ascii="Cambria Math" w:hAnsi="Cambria Math" w:cs="Cambria Math"/>
                          <w:i/>
                          <w:lang w:val="en-US"/>
                        </w:rPr>
                      </m:ctrlPr>
                    </m:naryPr>
                    <m:sub>
                      <m:r>
                        <w:rPr>
                          <w:rFonts w:ascii="Cambria Math" w:hAnsi="Cambria Math" w:cs="Cambria Math"/>
                          <w:lang w:val="en-US"/>
                        </w:rPr>
                        <m:t>i=1</m:t>
                      </m:r>
                    </m:sub>
                    <m:sup>
                      <m:r>
                        <w:rPr>
                          <w:rFonts w:ascii="Cambria Math" w:hAnsi="Cambria Math" w:cs="Cambria Math"/>
                          <w:lang w:val="en-US"/>
                        </w:rPr>
                        <m:t>n</m:t>
                      </m:r>
                    </m:sup>
                    <m:e>
                      <m:sSubSup>
                        <m:sSubSupPr>
                          <m:ctrlPr>
                            <w:rPr>
                              <w:rFonts w:ascii="Cambria Math" w:hAnsi="Cambria Math" w:cs="Cambria Math"/>
                              <w:i/>
                              <w:lang w:val="en-US"/>
                            </w:rPr>
                          </m:ctrlPr>
                        </m:sSubSupPr>
                        <m:e>
                          <m:r>
                            <w:rPr>
                              <w:rFonts w:ascii="Cambria Math" w:hAnsi="Cambria Math" w:cs="Cambria Math"/>
                              <w:lang w:val="en-US"/>
                            </w:rPr>
                            <m:t>y</m:t>
                          </m:r>
                        </m:e>
                        <m:sub>
                          <m:r>
                            <w:rPr>
                              <w:rFonts w:ascii="Cambria Math" w:hAnsi="Cambria Math" w:cs="Cambria Math"/>
                              <w:lang w:val="en-US"/>
                            </w:rPr>
                            <m:t>i</m:t>
                          </m:r>
                        </m:sub>
                        <m:sup>
                          <m:r>
                            <w:rPr>
                              <w:rFonts w:ascii="Cambria Math" w:hAnsi="Cambria Math" w:cs="Cambria Math"/>
                              <w:lang w:val="en-US"/>
                            </w:rPr>
                            <m:t>2</m:t>
                          </m:r>
                        </m:sup>
                      </m:sSubSup>
                    </m:e>
                  </m:nary>
                </m:e>
              </m:rad>
            </m:den>
          </m:f>
        </m:oMath>
      </m:oMathPara>
    </w:p>
    <w:p w14:paraId="74818299" w14:textId="19ED0F60" w:rsidR="00337643" w:rsidRDefault="00337643" w:rsidP="005303FF">
      <w:pPr>
        <w:pStyle w:val="Tekstpodstawowy"/>
        <w:spacing w:after="0" w:line="360" w:lineRule="auto"/>
        <w:jc w:val="both"/>
      </w:pPr>
      <w:r>
        <w:t xml:space="preserve">Tutaj parametry x i y oznaczają wagi lub stopień zainteresowania tą samą aktywnością przez dwóch porównywanych użytkowników. Początkowo praca nad implementacją opiera się o sprowadzeniu istniejących danych do postaci macierzy wag </w:t>
      </w:r>
      <w:proofErr w:type="gramStart"/>
      <w:r>
        <w:t>a</w:t>
      </w:r>
      <w:r>
        <w:rPr>
          <w:vertAlign w:val="subscript"/>
        </w:rPr>
        <w:t>i,j</w:t>
      </w:r>
      <w:proofErr w:type="gramEnd"/>
      <w:r>
        <w:t>, gdzie i = {1, 2, 3…} oznacza wiersz odpowiadający identyfikatorowi każdego użytkownika, a j = {1, 2, 3…} oznacza kolumn</w:t>
      </w:r>
      <w:r w:rsidR="00B57E37">
        <w:t>ę</w:t>
      </w:r>
      <w:r>
        <w:t xml:space="preserve"> odpowiadając</w:t>
      </w:r>
      <w:r w:rsidR="00B57E37">
        <w:t>ą</w:t>
      </w:r>
      <w:r>
        <w:t xml:space="preserve"> identyfikatorowi każdego zainteresowania.</w:t>
      </w:r>
      <w:r w:rsidR="00B57E37">
        <w:t xml:space="preserve"> Liczenie zawsze odbywa się względem jednego użytkownika.</w:t>
      </w:r>
    </w:p>
    <w:p w14:paraId="064E5482" w14:textId="4B9A79AE" w:rsidR="003250E2" w:rsidRDefault="003250E2" w:rsidP="005303FF">
      <w:pPr>
        <w:pStyle w:val="Tekstpodstawowy"/>
        <w:spacing w:after="0" w:line="360" w:lineRule="auto"/>
        <w:ind w:firstLine="709"/>
        <w:jc w:val="both"/>
      </w:pPr>
      <w:r>
        <w:t>Poniższy rysunek przedstawia implementację powyższego algorytmu</w:t>
      </w:r>
      <w:r w:rsidR="00B038CD">
        <w:t xml:space="preserve">. </w:t>
      </w:r>
      <w:r>
        <w:t xml:space="preserve">Za obliczanie jest odpowiedzialna tylko jedna metoda przyjmująca jako parametry listę zainteresowań </w:t>
      </w:r>
      <w:proofErr w:type="gramStart"/>
      <w:r>
        <w:t>użytkownika</w:t>
      </w:r>
      <w:proofErr w:type="gramEnd"/>
      <w:r>
        <w:t xml:space="preserve"> dla którego są dobierani potencjalni znajomi oraz innego użytkownika. Warto zaznaczyć, że działanie algorytmu będzie opierało się o pętlę, ponieważ przestawiana metoda będzie wywoływana dla każdego użytkownika w bazie danych</w:t>
      </w:r>
      <w:r w:rsidR="00072AF9">
        <w:t xml:space="preserve">. </w:t>
      </w:r>
      <w:r w:rsidR="00041CB8">
        <w:t>W wierszu</w:t>
      </w:r>
      <w:r w:rsidR="00072AF9">
        <w:t xml:space="preserve"> 84 jest deklarowana lista składająca się z list liczb całkowitych – tutaj będą przechowywane kombinacje wag zainteresowań, co ułatwi dalsze obliczenia. </w:t>
      </w:r>
      <w:r w:rsidR="00041CB8">
        <w:t>Wiersze</w:t>
      </w:r>
      <w:r w:rsidR="00072AF9">
        <w:t xml:space="preserve"> 85 i 92 prze</w:t>
      </w:r>
      <w:r w:rsidR="00041CB8">
        <w:t>d</w:t>
      </w:r>
      <w:r w:rsidR="00072AF9">
        <w:t xml:space="preserve">stawiają pętlę zadaniem której jest iteracja po każdym zainteresowaniu użytkownika wywołującego metodę i możliwe odnajdywanie odpowiadającego zainteresowania na liście zainteresowań innego użytkownika, po czym następuje dodanie wag do powyższej listy wag. </w:t>
      </w:r>
      <w:r w:rsidR="00041CB8">
        <w:t>Wiers</w:t>
      </w:r>
      <w:r w:rsidR="0073760E">
        <w:t>z</w:t>
      </w:r>
      <w:r w:rsidR="00041CB8">
        <w:t>e</w:t>
      </w:r>
      <w:r w:rsidR="00072AF9">
        <w:t xml:space="preserve"> 93 i 97 przedstawiają bezpośrednią implementację rozpatrywanego algorytmu, w tym wypadku zmienna A </w:t>
      </w:r>
      <w:r w:rsidR="00072AF9">
        <w:lastRenderedPageBreak/>
        <w:t>przedstawia licznik, a zmienne A1 i A2 wartości pod mianownikiem.</w:t>
      </w:r>
    </w:p>
    <w:p w14:paraId="1DDFACA8" w14:textId="77777777" w:rsidR="007D5DC7" w:rsidRDefault="007D5DC7" w:rsidP="005303FF">
      <w:pPr>
        <w:pStyle w:val="Tekstpodstawowy"/>
        <w:keepNext/>
        <w:spacing w:after="0" w:line="360" w:lineRule="auto"/>
        <w:jc w:val="both"/>
      </w:pPr>
      <w:r>
        <w:rPr>
          <w:noProof/>
        </w:rPr>
        <w:drawing>
          <wp:inline distT="0" distB="0" distL="0" distR="0" wp14:anchorId="50107269" wp14:editId="15E09202">
            <wp:extent cx="4302366" cy="2242752"/>
            <wp:effectExtent l="0" t="0" r="3175" b="571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40414" cy="2314714"/>
                    </a:xfrm>
                    <a:prstGeom prst="rect">
                      <a:avLst/>
                    </a:prstGeom>
                    <a:noFill/>
                    <a:ln>
                      <a:noFill/>
                    </a:ln>
                  </pic:spPr>
                </pic:pic>
              </a:graphicData>
            </a:graphic>
          </wp:inline>
        </w:drawing>
      </w:r>
    </w:p>
    <w:p w14:paraId="5ADD351D" w14:textId="16CBC7E8" w:rsidR="001B452F" w:rsidRPr="00640707" w:rsidRDefault="007D5DC7" w:rsidP="00640707">
      <w:pPr>
        <w:pStyle w:val="Legenda"/>
        <w:spacing w:line="360" w:lineRule="auto"/>
        <w:jc w:val="both"/>
        <w:rPr>
          <w:sz w:val="24"/>
          <w:szCs w:val="24"/>
        </w:rPr>
      </w:pPr>
      <w:bookmarkStart w:id="259" w:name="_Toc29377097"/>
      <w:r w:rsidRPr="007D5DC7">
        <w:rPr>
          <w:sz w:val="24"/>
          <w:szCs w:val="24"/>
        </w:rPr>
        <w:t xml:space="preserve">Rysunek </w:t>
      </w:r>
      <w:r w:rsidRPr="007D5DC7">
        <w:rPr>
          <w:sz w:val="24"/>
          <w:szCs w:val="24"/>
        </w:rPr>
        <w:fldChar w:fldCharType="begin"/>
      </w:r>
      <w:r w:rsidRPr="007D5DC7">
        <w:rPr>
          <w:sz w:val="24"/>
          <w:szCs w:val="24"/>
        </w:rPr>
        <w:instrText xml:space="preserve"> SEQ Rysunek \* ARABIC </w:instrText>
      </w:r>
      <w:r w:rsidRPr="007D5DC7">
        <w:rPr>
          <w:sz w:val="24"/>
          <w:szCs w:val="24"/>
        </w:rPr>
        <w:fldChar w:fldCharType="separate"/>
      </w:r>
      <w:r w:rsidR="00C31C93">
        <w:rPr>
          <w:noProof/>
          <w:sz w:val="24"/>
          <w:szCs w:val="24"/>
        </w:rPr>
        <w:t>44</w:t>
      </w:r>
      <w:r w:rsidRPr="007D5DC7">
        <w:rPr>
          <w:sz w:val="24"/>
          <w:szCs w:val="24"/>
        </w:rPr>
        <w:fldChar w:fldCharType="end"/>
      </w:r>
      <w:r w:rsidRPr="007D5DC7">
        <w:rPr>
          <w:sz w:val="24"/>
          <w:szCs w:val="24"/>
        </w:rPr>
        <w:t xml:space="preserve"> Fragment kodu przedstawiający implementację algorytmu CosSim</w:t>
      </w:r>
      <w:bookmarkEnd w:id="259"/>
    </w:p>
    <w:p w14:paraId="249F4D9D" w14:textId="48E9BA64" w:rsidR="00072AF9" w:rsidRDefault="00072AF9" w:rsidP="005303FF">
      <w:pPr>
        <w:pStyle w:val="Tekstpodstawowy"/>
        <w:spacing w:after="0" w:line="360" w:lineRule="auto"/>
        <w:jc w:val="both"/>
      </w:pPr>
      <w:r w:rsidRPr="00072AF9">
        <w:t xml:space="preserve">Po zakończeniu </w:t>
      </w:r>
      <w:r>
        <w:t>obliczeń użytkownik otrzymuje listę użytkowników najbardziej do siebie podobnych.</w:t>
      </w:r>
    </w:p>
    <w:p w14:paraId="1BFF83D3" w14:textId="20DCB96A" w:rsidR="00D2757D" w:rsidRDefault="00356314" w:rsidP="005303FF">
      <w:pPr>
        <w:pStyle w:val="Tekstpodstawowy"/>
        <w:spacing w:after="0" w:line="360" w:lineRule="auto"/>
        <w:ind w:firstLine="709"/>
        <w:jc w:val="both"/>
      </w:pPr>
      <w:r>
        <w:t xml:space="preserve">Jak widać nawet w tak prosty sposób można zaimplementować dosyć skuteczny system rekomendacji. Aby polepszyć rekomendacje w tworzonym projekcie dodatkowo można utworzyć system uwzględniający, na przykład, czynnik wzajemnych odwiedzin profili przez użytkowników, ilość </w:t>
      </w:r>
      <w:proofErr w:type="gramStart"/>
      <w:r>
        <w:t>wydarzeń</w:t>
      </w:r>
      <w:proofErr w:type="gramEnd"/>
      <w:r>
        <w:t xml:space="preserve"> w których użytkownicy brali lub biorą udział, lokalizację.</w:t>
      </w:r>
    </w:p>
    <w:p w14:paraId="7C165CE6" w14:textId="29F6079F" w:rsidR="00D2757D" w:rsidRDefault="00640707" w:rsidP="005303FF">
      <w:pPr>
        <w:pStyle w:val="Nagwek1"/>
        <w:jc w:val="both"/>
      </w:pPr>
      <w:bookmarkStart w:id="260" w:name="_Toc29673488"/>
      <w:r>
        <w:t>3</w:t>
      </w:r>
      <w:r w:rsidR="00D2757D">
        <w:t>.1</w:t>
      </w:r>
      <w:r>
        <w:t>0</w:t>
      </w:r>
      <w:r w:rsidR="00D2757D">
        <w:t>. Przedstawienie podstron</w:t>
      </w:r>
      <w:bookmarkEnd w:id="260"/>
    </w:p>
    <w:p w14:paraId="12CA1A9A" w14:textId="0E12E641" w:rsidR="00D2757D" w:rsidRPr="00D2757D" w:rsidRDefault="00640707" w:rsidP="005303FF">
      <w:pPr>
        <w:pStyle w:val="Tekstpodstawowy"/>
        <w:spacing w:line="360" w:lineRule="auto"/>
        <w:ind w:firstLine="709"/>
        <w:jc w:val="both"/>
      </w:pPr>
      <w:r>
        <w:t xml:space="preserve">Jest to ostatni podrozdział związany z implementacją. </w:t>
      </w:r>
      <w:r w:rsidR="00C21690">
        <w:t>Tutaj</w:t>
      </w:r>
      <w:r w:rsidR="00D2757D">
        <w:t xml:space="preserve"> zostaną przestawione wersje końcowe większości podstron w aplikacji</w:t>
      </w:r>
      <w:r>
        <w:t>.</w:t>
      </w:r>
    </w:p>
    <w:p w14:paraId="63F12E68" w14:textId="77777777" w:rsidR="00D2757D" w:rsidRDefault="00D2757D" w:rsidP="005303FF">
      <w:pPr>
        <w:pStyle w:val="Tekstpodstawowy"/>
        <w:keepNext/>
        <w:jc w:val="both"/>
      </w:pPr>
      <w:r>
        <w:rPr>
          <w:noProof/>
        </w:rPr>
        <w:drawing>
          <wp:inline distT="0" distB="0" distL="0" distR="0" wp14:anchorId="28ACD474" wp14:editId="77E403D8">
            <wp:extent cx="5000625" cy="2546435"/>
            <wp:effectExtent l="0" t="0" r="0" b="635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78110" cy="2585892"/>
                    </a:xfrm>
                    <a:prstGeom prst="rect">
                      <a:avLst/>
                    </a:prstGeom>
                    <a:noFill/>
                    <a:ln>
                      <a:noFill/>
                    </a:ln>
                  </pic:spPr>
                </pic:pic>
              </a:graphicData>
            </a:graphic>
          </wp:inline>
        </w:drawing>
      </w:r>
    </w:p>
    <w:p w14:paraId="56CF88C4" w14:textId="06181319" w:rsidR="00041CB8" w:rsidRPr="00C21690" w:rsidRDefault="00D2757D" w:rsidP="00C21690">
      <w:pPr>
        <w:pStyle w:val="Legenda"/>
        <w:spacing w:line="360" w:lineRule="auto"/>
        <w:jc w:val="both"/>
        <w:rPr>
          <w:sz w:val="24"/>
          <w:szCs w:val="24"/>
        </w:rPr>
      </w:pPr>
      <w:bookmarkStart w:id="261" w:name="_Toc29377098"/>
      <w:r w:rsidRPr="00D2757D">
        <w:rPr>
          <w:sz w:val="24"/>
          <w:szCs w:val="24"/>
        </w:rPr>
        <w:t xml:space="preserve">Rysunek </w:t>
      </w:r>
      <w:r w:rsidRPr="00D2757D">
        <w:rPr>
          <w:sz w:val="24"/>
          <w:szCs w:val="24"/>
        </w:rPr>
        <w:fldChar w:fldCharType="begin"/>
      </w:r>
      <w:r w:rsidRPr="00D2757D">
        <w:rPr>
          <w:sz w:val="24"/>
          <w:szCs w:val="24"/>
        </w:rPr>
        <w:instrText xml:space="preserve"> SEQ Rysunek \* ARABIC </w:instrText>
      </w:r>
      <w:r w:rsidRPr="00D2757D">
        <w:rPr>
          <w:sz w:val="24"/>
          <w:szCs w:val="24"/>
        </w:rPr>
        <w:fldChar w:fldCharType="separate"/>
      </w:r>
      <w:r w:rsidR="00C31C93">
        <w:rPr>
          <w:noProof/>
          <w:sz w:val="24"/>
          <w:szCs w:val="24"/>
        </w:rPr>
        <w:t>45</w:t>
      </w:r>
      <w:r w:rsidRPr="00D2757D">
        <w:rPr>
          <w:sz w:val="24"/>
          <w:szCs w:val="24"/>
        </w:rPr>
        <w:fldChar w:fldCharType="end"/>
      </w:r>
      <w:r w:rsidRPr="00D2757D">
        <w:rPr>
          <w:sz w:val="24"/>
          <w:szCs w:val="24"/>
        </w:rPr>
        <w:t xml:space="preserve"> Podstrona wymiany wiadomości</w:t>
      </w:r>
      <w:bookmarkEnd w:id="261"/>
    </w:p>
    <w:p w14:paraId="51E655B5" w14:textId="7F006ACE" w:rsidR="00D2757D" w:rsidRDefault="00041CB8" w:rsidP="005303FF">
      <w:pPr>
        <w:spacing w:line="360" w:lineRule="auto"/>
        <w:jc w:val="both"/>
      </w:pPr>
      <w:r>
        <w:t xml:space="preserve">Powyższy rysunek </w:t>
      </w:r>
      <w:r w:rsidR="00C33441">
        <w:t xml:space="preserve">przedstawia </w:t>
      </w:r>
      <w:proofErr w:type="gramStart"/>
      <w:r w:rsidR="00C33441">
        <w:t>podstronę</w:t>
      </w:r>
      <w:proofErr w:type="gramEnd"/>
      <w:r w:rsidR="00C33441">
        <w:t xml:space="preserve"> na której odbywa się wymiana wiadomości pomiędzy użytkownikami. To właśnie tutaj została zastosowana biblioteka SignalR. Ponadto </w:t>
      </w:r>
      <w:r w:rsidR="00C33441">
        <w:lastRenderedPageBreak/>
        <w:t>użytkownicy mają możliwość poruszania się w prosty sposób po innych czatach używając panelu</w:t>
      </w:r>
      <w:r>
        <w:t xml:space="preserve"> „Czaty”</w:t>
      </w:r>
      <w:r w:rsidR="00C33441">
        <w:t>.</w:t>
      </w:r>
    </w:p>
    <w:p w14:paraId="78D0956B" w14:textId="77777777" w:rsidR="00C33441" w:rsidRDefault="00D2757D" w:rsidP="005303FF">
      <w:pPr>
        <w:pStyle w:val="Tekstpodstawowy"/>
        <w:keepNext/>
        <w:jc w:val="both"/>
      </w:pPr>
      <w:r>
        <w:rPr>
          <w:noProof/>
        </w:rPr>
        <w:drawing>
          <wp:inline distT="0" distB="0" distL="0" distR="0" wp14:anchorId="6135D8AB" wp14:editId="73AC362E">
            <wp:extent cx="4951023" cy="2524125"/>
            <wp:effectExtent l="0" t="0" r="254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988821" cy="2543395"/>
                    </a:xfrm>
                    <a:prstGeom prst="rect">
                      <a:avLst/>
                    </a:prstGeom>
                    <a:noFill/>
                    <a:ln>
                      <a:noFill/>
                    </a:ln>
                  </pic:spPr>
                </pic:pic>
              </a:graphicData>
            </a:graphic>
          </wp:inline>
        </w:drawing>
      </w:r>
    </w:p>
    <w:p w14:paraId="3FE9A6F2" w14:textId="5C31C977" w:rsidR="00C33441" w:rsidRPr="00C21690" w:rsidRDefault="00C33441" w:rsidP="00C21690">
      <w:pPr>
        <w:pStyle w:val="Legenda"/>
        <w:spacing w:line="360" w:lineRule="auto"/>
        <w:jc w:val="both"/>
        <w:rPr>
          <w:sz w:val="24"/>
          <w:szCs w:val="24"/>
        </w:rPr>
      </w:pPr>
      <w:bookmarkStart w:id="262" w:name="_Toc29377099"/>
      <w:r w:rsidRPr="00C33441">
        <w:rPr>
          <w:sz w:val="24"/>
          <w:szCs w:val="24"/>
        </w:rPr>
        <w:t xml:space="preserve">Rysunek </w:t>
      </w:r>
      <w:r w:rsidRPr="00C33441">
        <w:rPr>
          <w:sz w:val="24"/>
          <w:szCs w:val="24"/>
        </w:rPr>
        <w:fldChar w:fldCharType="begin"/>
      </w:r>
      <w:r w:rsidRPr="00C33441">
        <w:rPr>
          <w:sz w:val="24"/>
          <w:szCs w:val="24"/>
        </w:rPr>
        <w:instrText xml:space="preserve"> SEQ Rysunek \* ARABIC </w:instrText>
      </w:r>
      <w:r w:rsidRPr="00C33441">
        <w:rPr>
          <w:sz w:val="24"/>
          <w:szCs w:val="24"/>
        </w:rPr>
        <w:fldChar w:fldCharType="separate"/>
      </w:r>
      <w:r w:rsidR="00C31C93">
        <w:rPr>
          <w:noProof/>
          <w:sz w:val="24"/>
          <w:szCs w:val="24"/>
        </w:rPr>
        <w:t>46</w:t>
      </w:r>
      <w:r w:rsidRPr="00C33441">
        <w:rPr>
          <w:sz w:val="24"/>
          <w:szCs w:val="24"/>
        </w:rPr>
        <w:fldChar w:fldCharType="end"/>
      </w:r>
      <w:r w:rsidRPr="00C33441">
        <w:rPr>
          <w:sz w:val="24"/>
          <w:szCs w:val="24"/>
        </w:rPr>
        <w:t xml:space="preserve"> Podstrona wydarzenia</w:t>
      </w:r>
      <w:bookmarkEnd w:id="262"/>
    </w:p>
    <w:p w14:paraId="764B3753" w14:textId="17715C9C" w:rsidR="00D2757D" w:rsidRDefault="00041CB8" w:rsidP="005303FF">
      <w:pPr>
        <w:spacing w:line="360" w:lineRule="auto"/>
        <w:jc w:val="both"/>
      </w:pPr>
      <w:r>
        <w:t xml:space="preserve">Powyższy rysunek </w:t>
      </w:r>
      <w:r w:rsidR="00C33441">
        <w:t>przedstawia podstronę wydarzenia na której znalazły się podstawowe informacje o wydarzeniu, przykładowa lista uczestników i zdjęć. Oprócz tego, ponieważ zrzut ekranu został wykonany z perspektywy administratora jest możliwość dodawania nowych wpisów.</w:t>
      </w:r>
    </w:p>
    <w:p w14:paraId="2DCD95D4" w14:textId="77777777" w:rsidR="00C33441" w:rsidRDefault="00D2757D" w:rsidP="005303FF">
      <w:pPr>
        <w:pStyle w:val="Tekstpodstawowy"/>
        <w:keepNext/>
        <w:jc w:val="both"/>
      </w:pPr>
      <w:r>
        <w:rPr>
          <w:noProof/>
        </w:rPr>
        <w:drawing>
          <wp:inline distT="0" distB="0" distL="0" distR="0" wp14:anchorId="180DC13D" wp14:editId="419E5EBF">
            <wp:extent cx="4913653" cy="2505075"/>
            <wp:effectExtent l="0" t="0" r="127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64533" cy="2531015"/>
                    </a:xfrm>
                    <a:prstGeom prst="rect">
                      <a:avLst/>
                    </a:prstGeom>
                    <a:noFill/>
                    <a:ln>
                      <a:noFill/>
                    </a:ln>
                  </pic:spPr>
                </pic:pic>
              </a:graphicData>
            </a:graphic>
          </wp:inline>
        </w:drawing>
      </w:r>
    </w:p>
    <w:p w14:paraId="18B2BF0B" w14:textId="6BE6849C" w:rsidR="00BD0E7E" w:rsidRPr="00C21690" w:rsidRDefault="00C33441" w:rsidP="00C21690">
      <w:pPr>
        <w:pStyle w:val="Legenda"/>
        <w:spacing w:line="360" w:lineRule="auto"/>
        <w:jc w:val="both"/>
        <w:rPr>
          <w:sz w:val="24"/>
          <w:szCs w:val="24"/>
        </w:rPr>
      </w:pPr>
      <w:bookmarkStart w:id="263" w:name="_Toc29377100"/>
      <w:r w:rsidRPr="00C33441">
        <w:rPr>
          <w:sz w:val="24"/>
          <w:szCs w:val="24"/>
        </w:rPr>
        <w:t xml:space="preserve">Rysunek </w:t>
      </w:r>
      <w:r w:rsidRPr="00C33441">
        <w:rPr>
          <w:sz w:val="24"/>
          <w:szCs w:val="24"/>
        </w:rPr>
        <w:fldChar w:fldCharType="begin"/>
      </w:r>
      <w:r w:rsidRPr="00C33441">
        <w:rPr>
          <w:sz w:val="24"/>
          <w:szCs w:val="24"/>
        </w:rPr>
        <w:instrText xml:space="preserve"> SEQ Rysunek \* ARABIC </w:instrText>
      </w:r>
      <w:r w:rsidRPr="00C33441">
        <w:rPr>
          <w:sz w:val="24"/>
          <w:szCs w:val="24"/>
        </w:rPr>
        <w:fldChar w:fldCharType="separate"/>
      </w:r>
      <w:r w:rsidR="00C31C93">
        <w:rPr>
          <w:noProof/>
          <w:sz w:val="24"/>
          <w:szCs w:val="24"/>
        </w:rPr>
        <w:t>47</w:t>
      </w:r>
      <w:r w:rsidRPr="00C33441">
        <w:rPr>
          <w:sz w:val="24"/>
          <w:szCs w:val="24"/>
        </w:rPr>
        <w:fldChar w:fldCharType="end"/>
      </w:r>
      <w:r w:rsidRPr="00C33441">
        <w:rPr>
          <w:sz w:val="24"/>
          <w:szCs w:val="24"/>
        </w:rPr>
        <w:t xml:space="preserve"> Podstrona ustawień wydarzenia</w:t>
      </w:r>
      <w:bookmarkEnd w:id="263"/>
    </w:p>
    <w:p w14:paraId="548FB10E" w14:textId="3006BE08" w:rsidR="00C33441" w:rsidRDefault="00041CB8" w:rsidP="005303FF">
      <w:pPr>
        <w:pStyle w:val="Tekstpodstawowy"/>
        <w:spacing w:line="360" w:lineRule="auto"/>
        <w:jc w:val="both"/>
      </w:pPr>
      <w:r>
        <w:t xml:space="preserve">Powyższy rysunek </w:t>
      </w:r>
      <w:r w:rsidR="00C33441">
        <w:t xml:space="preserve">przedstawia podstronę ustawień wydarzenia na której administrator może zmienić </w:t>
      </w:r>
      <w:r w:rsidR="00BD0E7E">
        <w:t>podstawowe dane wydarzeni</w:t>
      </w:r>
      <w:r>
        <w:t>a</w:t>
      </w:r>
      <w:r w:rsidR="00BD0E7E">
        <w:t>.</w:t>
      </w:r>
    </w:p>
    <w:p w14:paraId="78F0DC2B" w14:textId="77777777" w:rsidR="00C33441" w:rsidRDefault="00D2757D" w:rsidP="005303FF">
      <w:pPr>
        <w:pStyle w:val="Tekstpodstawowy"/>
        <w:keepNext/>
        <w:jc w:val="both"/>
      </w:pPr>
      <w:r>
        <w:rPr>
          <w:noProof/>
        </w:rPr>
        <w:lastRenderedPageBreak/>
        <w:drawing>
          <wp:inline distT="0" distB="0" distL="0" distR="0" wp14:anchorId="62A11BDC" wp14:editId="5673B13D">
            <wp:extent cx="4913655" cy="2505075"/>
            <wp:effectExtent l="0" t="0" r="127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968262" cy="2532915"/>
                    </a:xfrm>
                    <a:prstGeom prst="rect">
                      <a:avLst/>
                    </a:prstGeom>
                    <a:noFill/>
                    <a:ln>
                      <a:noFill/>
                    </a:ln>
                  </pic:spPr>
                </pic:pic>
              </a:graphicData>
            </a:graphic>
          </wp:inline>
        </w:drawing>
      </w:r>
    </w:p>
    <w:p w14:paraId="76A5D21D" w14:textId="16E910F2" w:rsidR="00635318" w:rsidRPr="00C21690" w:rsidRDefault="00C33441" w:rsidP="00C21690">
      <w:pPr>
        <w:pStyle w:val="Legenda"/>
        <w:spacing w:line="360" w:lineRule="auto"/>
        <w:jc w:val="both"/>
        <w:rPr>
          <w:sz w:val="24"/>
          <w:szCs w:val="24"/>
        </w:rPr>
      </w:pPr>
      <w:bookmarkStart w:id="264" w:name="_Toc29377101"/>
      <w:r w:rsidRPr="00C33441">
        <w:rPr>
          <w:sz w:val="24"/>
          <w:szCs w:val="24"/>
        </w:rPr>
        <w:t xml:space="preserve">Rysunek </w:t>
      </w:r>
      <w:r w:rsidRPr="00C33441">
        <w:rPr>
          <w:sz w:val="24"/>
          <w:szCs w:val="24"/>
        </w:rPr>
        <w:fldChar w:fldCharType="begin"/>
      </w:r>
      <w:r w:rsidRPr="00C33441">
        <w:rPr>
          <w:sz w:val="24"/>
          <w:szCs w:val="24"/>
        </w:rPr>
        <w:instrText xml:space="preserve"> SEQ Rysunek \* ARABIC </w:instrText>
      </w:r>
      <w:r w:rsidRPr="00C33441">
        <w:rPr>
          <w:sz w:val="24"/>
          <w:szCs w:val="24"/>
        </w:rPr>
        <w:fldChar w:fldCharType="separate"/>
      </w:r>
      <w:r w:rsidR="00C31C93">
        <w:rPr>
          <w:noProof/>
          <w:sz w:val="24"/>
          <w:szCs w:val="24"/>
        </w:rPr>
        <w:t>48</w:t>
      </w:r>
      <w:r w:rsidRPr="00C33441">
        <w:rPr>
          <w:sz w:val="24"/>
          <w:szCs w:val="24"/>
        </w:rPr>
        <w:fldChar w:fldCharType="end"/>
      </w:r>
      <w:r w:rsidRPr="00C33441">
        <w:rPr>
          <w:sz w:val="24"/>
          <w:szCs w:val="24"/>
        </w:rPr>
        <w:t xml:space="preserve"> Podstrona wydarzeń</w:t>
      </w:r>
      <w:bookmarkEnd w:id="264"/>
    </w:p>
    <w:p w14:paraId="1A44457C" w14:textId="7E7ADEFA" w:rsidR="00D2757D" w:rsidRDefault="003B5F30" w:rsidP="005303FF">
      <w:pPr>
        <w:spacing w:line="360" w:lineRule="auto"/>
        <w:jc w:val="both"/>
      </w:pPr>
      <w:r>
        <w:t xml:space="preserve">Powyższy rysunek </w:t>
      </w:r>
      <w:r w:rsidR="00635318">
        <w:t xml:space="preserve">przedstawia </w:t>
      </w:r>
      <w:proofErr w:type="gramStart"/>
      <w:r w:rsidR="00635318">
        <w:t>podstronę</w:t>
      </w:r>
      <w:proofErr w:type="gramEnd"/>
      <w:r w:rsidR="00635318">
        <w:t xml:space="preserve"> na której znalazły się lista wydarzeń w których uczestniczy użytkownik oraz</w:t>
      </w:r>
      <w:r>
        <w:t xml:space="preserve"> tych</w:t>
      </w:r>
      <w:r w:rsidR="00635318">
        <w:t xml:space="preserve"> zarządzanych przez użytkownika. Poza tym w prawym panelu jest lista </w:t>
      </w:r>
      <w:proofErr w:type="gramStart"/>
      <w:r w:rsidR="00635318">
        <w:t>wydarzeń</w:t>
      </w:r>
      <w:proofErr w:type="gramEnd"/>
      <w:r w:rsidR="00635318">
        <w:t xml:space="preserve"> które mają się odbyć w mieście zamieszkanym przez użytkownika</w:t>
      </w:r>
      <w:r>
        <w:t>.</w:t>
      </w:r>
      <w:r w:rsidR="00635318">
        <w:t xml:space="preserve"> </w:t>
      </w:r>
      <w:r>
        <w:t>P</w:t>
      </w:r>
      <w:r w:rsidR="00635318">
        <w:t xml:space="preserve">oprzez kliknięcie w przycisk „Utwórz wydarzenie” otworzy się </w:t>
      </w:r>
      <w:proofErr w:type="gramStart"/>
      <w:r w:rsidR="00635318">
        <w:t>okno</w:t>
      </w:r>
      <w:proofErr w:type="gramEnd"/>
      <w:r w:rsidR="00635318">
        <w:t xml:space="preserve"> w którym użytkownik może utworzyć nowe wydarzenie. Po prawej stronie poprzez wciśnięcie w przycisk oznaczony strzałką </w:t>
      </w:r>
      <w:r w:rsidR="00D02B9E">
        <w:t>wysuwa się okno zaawansowanego wyszukiwania wydarzeń według różnych kryteriów, ponieważ pola tekstowe przedstawione na zrzucie przeszukują listę wydarzeń wyłącznie w oparciu o nazwę.</w:t>
      </w:r>
    </w:p>
    <w:p w14:paraId="76D58B85" w14:textId="77777777" w:rsidR="00C33441" w:rsidRDefault="00D2757D" w:rsidP="005303FF">
      <w:pPr>
        <w:pStyle w:val="Tekstpodstawowy"/>
        <w:keepNext/>
        <w:jc w:val="both"/>
      </w:pPr>
      <w:r>
        <w:rPr>
          <w:noProof/>
        </w:rPr>
        <w:drawing>
          <wp:inline distT="0" distB="0" distL="0" distR="0" wp14:anchorId="234619A3" wp14:editId="001E0FF4">
            <wp:extent cx="4857750" cy="2476575"/>
            <wp:effectExtent l="0" t="0" r="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883258" cy="2489579"/>
                    </a:xfrm>
                    <a:prstGeom prst="rect">
                      <a:avLst/>
                    </a:prstGeom>
                    <a:noFill/>
                    <a:ln>
                      <a:noFill/>
                    </a:ln>
                  </pic:spPr>
                </pic:pic>
              </a:graphicData>
            </a:graphic>
          </wp:inline>
        </w:drawing>
      </w:r>
    </w:p>
    <w:p w14:paraId="7DE7EA40" w14:textId="3DFB0104" w:rsidR="008E4E89" w:rsidRPr="00C21690" w:rsidRDefault="00C33441" w:rsidP="00C21690">
      <w:pPr>
        <w:pStyle w:val="Legenda"/>
        <w:spacing w:line="360" w:lineRule="auto"/>
        <w:jc w:val="both"/>
        <w:rPr>
          <w:sz w:val="24"/>
          <w:szCs w:val="24"/>
        </w:rPr>
      </w:pPr>
      <w:bookmarkStart w:id="265" w:name="_Toc29377102"/>
      <w:r w:rsidRPr="00C33441">
        <w:rPr>
          <w:sz w:val="24"/>
          <w:szCs w:val="24"/>
        </w:rPr>
        <w:t xml:space="preserve">Rysunek </w:t>
      </w:r>
      <w:r w:rsidRPr="00C33441">
        <w:rPr>
          <w:sz w:val="24"/>
          <w:szCs w:val="24"/>
        </w:rPr>
        <w:fldChar w:fldCharType="begin"/>
      </w:r>
      <w:r w:rsidRPr="00C33441">
        <w:rPr>
          <w:sz w:val="24"/>
          <w:szCs w:val="24"/>
        </w:rPr>
        <w:instrText xml:space="preserve"> SEQ Rysunek \* ARABIC </w:instrText>
      </w:r>
      <w:r w:rsidRPr="00C33441">
        <w:rPr>
          <w:sz w:val="24"/>
          <w:szCs w:val="24"/>
        </w:rPr>
        <w:fldChar w:fldCharType="separate"/>
      </w:r>
      <w:r w:rsidR="00C31C93">
        <w:rPr>
          <w:noProof/>
          <w:sz w:val="24"/>
          <w:szCs w:val="24"/>
        </w:rPr>
        <w:t>49</w:t>
      </w:r>
      <w:r w:rsidRPr="00C33441">
        <w:rPr>
          <w:sz w:val="24"/>
          <w:szCs w:val="24"/>
        </w:rPr>
        <w:fldChar w:fldCharType="end"/>
      </w:r>
      <w:r w:rsidRPr="00C33441">
        <w:rPr>
          <w:sz w:val="24"/>
          <w:szCs w:val="24"/>
        </w:rPr>
        <w:t xml:space="preserve"> Podstrona znajomych</w:t>
      </w:r>
      <w:bookmarkEnd w:id="265"/>
    </w:p>
    <w:p w14:paraId="6797542A" w14:textId="1DF2DD61" w:rsidR="00D02B9E" w:rsidRDefault="003B5F30" w:rsidP="005303FF">
      <w:pPr>
        <w:pStyle w:val="Tekstpodstawowy"/>
        <w:spacing w:line="360" w:lineRule="auto"/>
        <w:jc w:val="both"/>
      </w:pPr>
      <w:r>
        <w:t xml:space="preserve">Powyższy rysunek </w:t>
      </w:r>
      <w:r w:rsidR="00D02B9E">
        <w:t xml:space="preserve">przedstawia </w:t>
      </w:r>
      <w:proofErr w:type="gramStart"/>
      <w:r w:rsidR="00D02B9E">
        <w:t>podstronę</w:t>
      </w:r>
      <w:proofErr w:type="gramEnd"/>
      <w:r w:rsidR="00D02B9E">
        <w:t xml:space="preserve"> na której znalazła się lista znajomych użytkownika. Ponadto w lewym panelu została umieszczona lista proponowanych znajomych oraz przycisk przekierowujący do podstrony wyszukiwania użytkowników w oparciu o Elasticsearch.</w:t>
      </w:r>
    </w:p>
    <w:p w14:paraId="190D5E2C" w14:textId="77777777" w:rsidR="00C33441" w:rsidRDefault="00D2757D" w:rsidP="005303FF">
      <w:pPr>
        <w:pStyle w:val="Tekstpodstawowy"/>
        <w:keepNext/>
        <w:jc w:val="both"/>
      </w:pPr>
      <w:r>
        <w:rPr>
          <w:noProof/>
        </w:rPr>
        <w:lastRenderedPageBreak/>
        <w:drawing>
          <wp:inline distT="0" distB="0" distL="0" distR="0" wp14:anchorId="4D67F325" wp14:editId="5CF40030">
            <wp:extent cx="4933950" cy="2518477"/>
            <wp:effectExtent l="0" t="0" r="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71282" cy="2537533"/>
                    </a:xfrm>
                    <a:prstGeom prst="rect">
                      <a:avLst/>
                    </a:prstGeom>
                    <a:noFill/>
                    <a:ln>
                      <a:noFill/>
                    </a:ln>
                  </pic:spPr>
                </pic:pic>
              </a:graphicData>
            </a:graphic>
          </wp:inline>
        </w:drawing>
      </w:r>
    </w:p>
    <w:p w14:paraId="30FFB1D3" w14:textId="7BE72E73" w:rsidR="008E4E89" w:rsidRPr="00C21690" w:rsidRDefault="00C33441" w:rsidP="00C21690">
      <w:pPr>
        <w:pStyle w:val="Legenda"/>
        <w:spacing w:line="360" w:lineRule="auto"/>
        <w:jc w:val="both"/>
        <w:rPr>
          <w:sz w:val="24"/>
          <w:szCs w:val="24"/>
        </w:rPr>
      </w:pPr>
      <w:bookmarkStart w:id="266" w:name="_Toc29377103"/>
      <w:r w:rsidRPr="00C33441">
        <w:rPr>
          <w:sz w:val="24"/>
          <w:szCs w:val="24"/>
        </w:rPr>
        <w:t xml:space="preserve">Rysunek </w:t>
      </w:r>
      <w:r w:rsidRPr="00C33441">
        <w:rPr>
          <w:sz w:val="24"/>
          <w:szCs w:val="24"/>
        </w:rPr>
        <w:fldChar w:fldCharType="begin"/>
      </w:r>
      <w:r w:rsidRPr="00C33441">
        <w:rPr>
          <w:sz w:val="24"/>
          <w:szCs w:val="24"/>
        </w:rPr>
        <w:instrText xml:space="preserve"> SEQ Rysunek \* ARABIC </w:instrText>
      </w:r>
      <w:r w:rsidRPr="00C33441">
        <w:rPr>
          <w:sz w:val="24"/>
          <w:szCs w:val="24"/>
        </w:rPr>
        <w:fldChar w:fldCharType="separate"/>
      </w:r>
      <w:r w:rsidR="00C31C93">
        <w:rPr>
          <w:noProof/>
          <w:sz w:val="24"/>
          <w:szCs w:val="24"/>
        </w:rPr>
        <w:t>50</w:t>
      </w:r>
      <w:r w:rsidRPr="00C33441">
        <w:rPr>
          <w:sz w:val="24"/>
          <w:szCs w:val="24"/>
        </w:rPr>
        <w:fldChar w:fldCharType="end"/>
      </w:r>
      <w:r w:rsidRPr="00C33441">
        <w:rPr>
          <w:sz w:val="24"/>
          <w:szCs w:val="24"/>
        </w:rPr>
        <w:t xml:space="preserve"> Podstrona wiadomości</w:t>
      </w:r>
      <w:bookmarkEnd w:id="266"/>
    </w:p>
    <w:p w14:paraId="6DCCC77B" w14:textId="6D7373D9" w:rsidR="00D02B9E" w:rsidRDefault="003B5F30" w:rsidP="005303FF">
      <w:pPr>
        <w:pStyle w:val="Tekstpodstawowy"/>
        <w:spacing w:line="360" w:lineRule="auto"/>
        <w:jc w:val="both"/>
      </w:pPr>
      <w:r>
        <w:t xml:space="preserve">Powyższy rysunek </w:t>
      </w:r>
      <w:r w:rsidR="00D02B9E">
        <w:t>prze</w:t>
      </w:r>
      <w:r>
        <w:t>d</w:t>
      </w:r>
      <w:r w:rsidR="00D02B9E">
        <w:t xml:space="preserve">stawia </w:t>
      </w:r>
      <w:proofErr w:type="gramStart"/>
      <w:r w:rsidR="00D02B9E">
        <w:t>podstronę</w:t>
      </w:r>
      <w:proofErr w:type="gramEnd"/>
      <w:r w:rsidR="00D02B9E">
        <w:t xml:space="preserve"> na której znalazła się lista wszystkich wiadomości </w:t>
      </w:r>
      <w:r w:rsidR="008E4E89">
        <w:t xml:space="preserve">użytkownika. Oprócz tego poprzez </w:t>
      </w:r>
      <w:r>
        <w:t>dodatkowy</w:t>
      </w:r>
      <w:r w:rsidR="008E4E89">
        <w:t xml:space="preserve"> panel jest możliwość szybkiego wysłania wiadomości do wybranego z listy znajomego.</w:t>
      </w:r>
    </w:p>
    <w:p w14:paraId="4128B38C" w14:textId="77777777" w:rsidR="00C33441" w:rsidRDefault="00D2757D" w:rsidP="005303FF">
      <w:pPr>
        <w:pStyle w:val="Tekstpodstawowy"/>
        <w:keepNext/>
        <w:jc w:val="both"/>
      </w:pPr>
      <w:r>
        <w:rPr>
          <w:noProof/>
        </w:rPr>
        <w:drawing>
          <wp:inline distT="0" distB="0" distL="0" distR="0" wp14:anchorId="2D568D58" wp14:editId="69EC5462">
            <wp:extent cx="4962525" cy="2533064"/>
            <wp:effectExtent l="0" t="0" r="0" b="635"/>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26414" cy="2565676"/>
                    </a:xfrm>
                    <a:prstGeom prst="rect">
                      <a:avLst/>
                    </a:prstGeom>
                    <a:noFill/>
                    <a:ln>
                      <a:noFill/>
                    </a:ln>
                  </pic:spPr>
                </pic:pic>
              </a:graphicData>
            </a:graphic>
          </wp:inline>
        </w:drawing>
      </w:r>
    </w:p>
    <w:p w14:paraId="5093FDB6" w14:textId="31F9A4A7" w:rsidR="008E4E89" w:rsidRPr="00C21690" w:rsidRDefault="00C33441" w:rsidP="00C21690">
      <w:pPr>
        <w:pStyle w:val="Legenda"/>
        <w:spacing w:line="360" w:lineRule="auto"/>
        <w:jc w:val="both"/>
        <w:rPr>
          <w:sz w:val="24"/>
          <w:szCs w:val="24"/>
        </w:rPr>
      </w:pPr>
      <w:bookmarkStart w:id="267" w:name="_Toc29377104"/>
      <w:r w:rsidRPr="00C33441">
        <w:rPr>
          <w:sz w:val="24"/>
          <w:szCs w:val="24"/>
        </w:rPr>
        <w:t xml:space="preserve">Rysunek </w:t>
      </w:r>
      <w:r w:rsidRPr="00C33441">
        <w:rPr>
          <w:sz w:val="24"/>
          <w:szCs w:val="24"/>
        </w:rPr>
        <w:fldChar w:fldCharType="begin"/>
      </w:r>
      <w:r w:rsidRPr="00C33441">
        <w:rPr>
          <w:sz w:val="24"/>
          <w:szCs w:val="24"/>
        </w:rPr>
        <w:instrText xml:space="preserve"> SEQ Rysunek \* ARABIC </w:instrText>
      </w:r>
      <w:r w:rsidRPr="00C33441">
        <w:rPr>
          <w:sz w:val="24"/>
          <w:szCs w:val="24"/>
        </w:rPr>
        <w:fldChar w:fldCharType="separate"/>
      </w:r>
      <w:r w:rsidR="00C31C93">
        <w:rPr>
          <w:noProof/>
          <w:sz w:val="24"/>
          <w:szCs w:val="24"/>
        </w:rPr>
        <w:t>51</w:t>
      </w:r>
      <w:r w:rsidRPr="00C33441">
        <w:rPr>
          <w:sz w:val="24"/>
          <w:szCs w:val="24"/>
        </w:rPr>
        <w:fldChar w:fldCharType="end"/>
      </w:r>
      <w:r w:rsidRPr="00C33441">
        <w:rPr>
          <w:sz w:val="24"/>
          <w:szCs w:val="24"/>
        </w:rPr>
        <w:t xml:space="preserve"> Podstrona profilu użytkownika</w:t>
      </w:r>
      <w:bookmarkEnd w:id="267"/>
    </w:p>
    <w:p w14:paraId="69FBF223" w14:textId="2F747700" w:rsidR="008E4E89" w:rsidRDefault="003B5F30" w:rsidP="005303FF">
      <w:pPr>
        <w:pStyle w:val="Tekstpodstawowy"/>
        <w:spacing w:line="360" w:lineRule="auto"/>
        <w:jc w:val="both"/>
      </w:pPr>
      <w:r>
        <w:t xml:space="preserve">Powyższy rysunek </w:t>
      </w:r>
      <w:r w:rsidR="008E4E89">
        <w:t>przedstawia</w:t>
      </w:r>
      <w:r w:rsidR="008B515D">
        <w:t xml:space="preserve"> wcześniej wspomnianą</w:t>
      </w:r>
      <w:r w:rsidR="008E4E89">
        <w:t xml:space="preserve"> podstronę profilu użytkownika na której znalazły się podstawowe informacje o użytkowniku</w:t>
      </w:r>
      <w:r w:rsidR="008B515D">
        <w:t xml:space="preserve"> (imię, nazwisko, miasto zamieszkania, data urodzenia)</w:t>
      </w:r>
      <w:r w:rsidR="008E4E89">
        <w:t xml:space="preserve">, przykładowa lista zdjęć i znajomych użytkownika. </w:t>
      </w:r>
      <w:r w:rsidR="008B515D">
        <w:t>Niebieskie kółko położone nad zdjęciem profilowym użytkownika oznacza, że jest on</w:t>
      </w:r>
      <w:r>
        <w:t xml:space="preserve"> aktualnie</w:t>
      </w:r>
      <w:r w:rsidR="008B515D">
        <w:t xml:space="preserve"> dostępny</w:t>
      </w:r>
      <w:r>
        <w:t>, czyli ma nawiązane połączenie z serwerem poprzez WebSocket</w:t>
      </w:r>
      <w:r w:rsidR="008B515D">
        <w:t xml:space="preserve">. Ponadto, </w:t>
      </w:r>
      <w:r>
        <w:t>w związku z tym, że</w:t>
      </w:r>
      <w:r w:rsidR="008B515D">
        <w:t xml:space="preserve"> zrzut został wykonany bezpośrednio na profilu zalogowanego użytkownika </w:t>
      </w:r>
      <w:r w:rsidR="001B08F6">
        <w:t>jest widoczny formularz do utworzenia wpisu</w:t>
      </w:r>
      <w:r w:rsidR="008B515D">
        <w:t>.</w:t>
      </w:r>
    </w:p>
    <w:p w14:paraId="5D457F16" w14:textId="77777777" w:rsidR="00C33441" w:rsidRDefault="00D2757D" w:rsidP="005303FF">
      <w:pPr>
        <w:pStyle w:val="Tekstpodstawowy"/>
        <w:keepNext/>
        <w:jc w:val="both"/>
      </w:pPr>
      <w:r>
        <w:rPr>
          <w:noProof/>
        </w:rPr>
        <w:lastRenderedPageBreak/>
        <w:drawing>
          <wp:inline distT="0" distB="0" distL="0" distR="0" wp14:anchorId="02A8A628" wp14:editId="345C2BB9">
            <wp:extent cx="4924425" cy="2507633"/>
            <wp:effectExtent l="0" t="0" r="0" b="6985"/>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48030" cy="2519653"/>
                    </a:xfrm>
                    <a:prstGeom prst="rect">
                      <a:avLst/>
                    </a:prstGeom>
                    <a:noFill/>
                    <a:ln>
                      <a:noFill/>
                    </a:ln>
                  </pic:spPr>
                </pic:pic>
              </a:graphicData>
            </a:graphic>
          </wp:inline>
        </w:drawing>
      </w:r>
    </w:p>
    <w:p w14:paraId="2F515F68" w14:textId="6F926A71" w:rsidR="008B515D" w:rsidRPr="00C21690" w:rsidRDefault="00C33441" w:rsidP="00C21690">
      <w:pPr>
        <w:pStyle w:val="Legenda"/>
        <w:spacing w:line="360" w:lineRule="auto"/>
        <w:jc w:val="both"/>
        <w:rPr>
          <w:sz w:val="24"/>
          <w:szCs w:val="24"/>
        </w:rPr>
      </w:pPr>
      <w:bookmarkStart w:id="268" w:name="_Toc29377105"/>
      <w:r w:rsidRPr="00C33441">
        <w:rPr>
          <w:sz w:val="24"/>
          <w:szCs w:val="24"/>
        </w:rPr>
        <w:t xml:space="preserve">Rysunek </w:t>
      </w:r>
      <w:r w:rsidRPr="00C33441">
        <w:rPr>
          <w:sz w:val="24"/>
          <w:szCs w:val="24"/>
        </w:rPr>
        <w:fldChar w:fldCharType="begin"/>
      </w:r>
      <w:r w:rsidRPr="00C33441">
        <w:rPr>
          <w:sz w:val="24"/>
          <w:szCs w:val="24"/>
        </w:rPr>
        <w:instrText xml:space="preserve"> SEQ Rysunek \* ARABIC </w:instrText>
      </w:r>
      <w:r w:rsidRPr="00C33441">
        <w:rPr>
          <w:sz w:val="24"/>
          <w:szCs w:val="24"/>
        </w:rPr>
        <w:fldChar w:fldCharType="separate"/>
      </w:r>
      <w:r w:rsidR="00C31C93">
        <w:rPr>
          <w:noProof/>
          <w:sz w:val="24"/>
          <w:szCs w:val="24"/>
        </w:rPr>
        <w:t>52</w:t>
      </w:r>
      <w:r w:rsidRPr="00C33441">
        <w:rPr>
          <w:sz w:val="24"/>
          <w:szCs w:val="24"/>
        </w:rPr>
        <w:fldChar w:fldCharType="end"/>
      </w:r>
      <w:r w:rsidRPr="00C33441">
        <w:rPr>
          <w:sz w:val="24"/>
          <w:szCs w:val="24"/>
        </w:rPr>
        <w:t xml:space="preserve"> Podstrona ustawień użytkownika</w:t>
      </w:r>
      <w:bookmarkEnd w:id="268"/>
    </w:p>
    <w:p w14:paraId="5FEAC17B" w14:textId="202E7879" w:rsidR="0073760E" w:rsidRPr="0073760E" w:rsidRDefault="0094604B" w:rsidP="005303FF">
      <w:pPr>
        <w:spacing w:line="360" w:lineRule="auto"/>
        <w:jc w:val="both"/>
        <w:rPr>
          <w:ins w:id="269" w:author="Dariusz Kralewski" w:date="2020-01-08T14:38:00Z"/>
        </w:rPr>
      </w:pPr>
      <w:r>
        <w:t xml:space="preserve">Powyższy rysunek </w:t>
      </w:r>
      <w:r w:rsidR="008B515D">
        <w:t xml:space="preserve">przedstawia </w:t>
      </w:r>
      <w:proofErr w:type="gramStart"/>
      <w:r w:rsidR="008B515D">
        <w:t>podstronę</w:t>
      </w:r>
      <w:proofErr w:type="gramEnd"/>
      <w:r w:rsidR="008B515D">
        <w:t xml:space="preserve"> na której zalogowany użytkownik może zmienić podstawowe informacje o sobie.</w:t>
      </w:r>
    </w:p>
    <w:p w14:paraId="27B7A252" w14:textId="77777777" w:rsidR="0073760E" w:rsidRDefault="0073760E" w:rsidP="005303FF">
      <w:pPr>
        <w:widowControl/>
        <w:suppressAutoHyphens w:val="0"/>
        <w:jc w:val="both"/>
        <w:rPr>
          <w:rFonts w:eastAsia="Microsoft YaHei"/>
          <w:b/>
          <w:bCs/>
          <w:sz w:val="28"/>
          <w:szCs w:val="28"/>
        </w:rPr>
      </w:pPr>
      <w:r>
        <w:rPr>
          <w:sz w:val="28"/>
          <w:szCs w:val="28"/>
        </w:rPr>
        <w:br w:type="page"/>
      </w:r>
    </w:p>
    <w:p w14:paraId="20FEFC8B" w14:textId="31D08629" w:rsidR="00C07D0E" w:rsidRDefault="00BE2C25" w:rsidP="005303FF">
      <w:pPr>
        <w:pStyle w:val="Nagwek1"/>
        <w:numPr>
          <w:ilvl w:val="0"/>
          <w:numId w:val="0"/>
        </w:numPr>
        <w:jc w:val="both"/>
        <w:rPr>
          <w:sz w:val="28"/>
          <w:szCs w:val="28"/>
        </w:rPr>
      </w:pPr>
      <w:bookmarkStart w:id="270" w:name="_Toc29673489"/>
      <w:commentRangeStart w:id="271"/>
      <w:r w:rsidRPr="00BE2C25">
        <w:rPr>
          <w:sz w:val="28"/>
          <w:szCs w:val="28"/>
        </w:rPr>
        <w:lastRenderedPageBreak/>
        <w:t>Zakończenie</w:t>
      </w:r>
      <w:commentRangeEnd w:id="271"/>
      <w:r w:rsidR="00DD0B7F">
        <w:rPr>
          <w:rStyle w:val="Odwoaniedokomentarza"/>
          <w:rFonts w:eastAsia="SimSun" w:cs="Mangal"/>
          <w:b w:val="0"/>
          <w:bCs w:val="0"/>
        </w:rPr>
        <w:commentReference w:id="271"/>
      </w:r>
      <w:bookmarkEnd w:id="270"/>
    </w:p>
    <w:p w14:paraId="71A51256" w14:textId="076389EF" w:rsidR="00CC71D9" w:rsidRPr="00CC71D9" w:rsidRDefault="00CC71D9" w:rsidP="005303FF">
      <w:pPr>
        <w:pStyle w:val="Tekstpodstawowy"/>
        <w:spacing w:after="0" w:line="360" w:lineRule="auto"/>
        <w:ind w:firstLine="709"/>
        <w:jc w:val="both"/>
      </w:pPr>
      <w:r>
        <w:t>Obecnie programista ma szerokie możliwości w kontekście konstruowania wachlarzu technologii z użyciem których ma powstać system informatyczny. Do implementacji różnych funkcjonalności</w:t>
      </w:r>
      <w:r w:rsidR="0094604B">
        <w:t xml:space="preserve"> utworzonej aplikacji</w:t>
      </w:r>
      <w:r>
        <w:t xml:space="preserve"> zostały wykorzystane przede wszystkim rozwiązania mające renomę i bardzo często wykorzystywane w innych projektach. </w:t>
      </w:r>
    </w:p>
    <w:p w14:paraId="74E59008" w14:textId="398130C0" w:rsidR="00BE2C25" w:rsidRDefault="00830BB0" w:rsidP="005303FF">
      <w:pPr>
        <w:pStyle w:val="Tekstpodstawowy"/>
        <w:spacing w:after="0" w:line="360" w:lineRule="auto"/>
        <w:ind w:firstLine="851"/>
        <w:jc w:val="both"/>
      </w:pPr>
      <w:r>
        <w:t>Celem tej pracy była implementacja lokalnej sieci społecznościowej umożliwiającej poznawanie nowych osób. W trakcie pracy</w:t>
      </w:r>
      <w:r w:rsidR="00912E37">
        <w:t xml:space="preserve"> oprócz etapów implementacji aplikacji</w:t>
      </w:r>
      <w:r>
        <w:t xml:space="preserve"> zostały omówione zagadnienia związane z inżynierią oprogramowania</w:t>
      </w:r>
      <w:r w:rsidR="00912E37">
        <w:t xml:space="preserve"> wykorzystane bezpośrednio w kontekście implementacji aplikacji</w:t>
      </w:r>
      <w:r>
        <w:t>: zostały określone wymagania, sporządzone diagramy UML</w:t>
      </w:r>
      <w:r w:rsidR="00912E37">
        <w:t>, zaimplementowane wzorce repozytorium i CQRS</w:t>
      </w:r>
      <w:r w:rsidR="00D2757D">
        <w:t>.</w:t>
      </w:r>
    </w:p>
    <w:p w14:paraId="0CCE7199" w14:textId="48B1CCC6" w:rsidR="004866FF" w:rsidRDefault="00CC71D9" w:rsidP="00C21690">
      <w:pPr>
        <w:pStyle w:val="Tekstpodstawowy"/>
        <w:spacing w:after="0" w:line="360" w:lineRule="auto"/>
        <w:ind w:firstLine="851"/>
        <w:jc w:val="both"/>
      </w:pPr>
      <w:r>
        <w:t xml:space="preserve">Przyszłość utworzonego rozwiązania nie jest </w:t>
      </w:r>
      <w:proofErr w:type="gramStart"/>
      <w:r>
        <w:t>jednoznaczna</w:t>
      </w:r>
      <w:proofErr w:type="gramEnd"/>
      <w:r>
        <w:t xml:space="preserve"> ponieważ rozwijać je </w:t>
      </w:r>
      <w:r w:rsidR="00F26C22">
        <w:t xml:space="preserve">można w kontekście przeróżnych aspektów. Jednym z nich jest wykorzystanie sztucznej inteligencji do implementacji skuteczniejszego systemu rekomendacji znajomych, na przykład poprzez użycie sieci neuronowych. Ponadto przyszłość </w:t>
      </w:r>
      <w:r w:rsidR="008A0F0D">
        <w:t xml:space="preserve">platformy </w:t>
      </w:r>
      <w:r w:rsidR="00F26C22">
        <w:t xml:space="preserve">.NET jest bardzo </w:t>
      </w:r>
      <w:proofErr w:type="gramStart"/>
      <w:r w:rsidR="00F26C22">
        <w:t>świetlana</w:t>
      </w:r>
      <w:proofErr w:type="gramEnd"/>
      <w:r w:rsidR="00F26C22">
        <w:t xml:space="preserve"> ponieważ już w roku 2020 zostanie wydane .NET 5</w:t>
      </w:r>
      <w:r w:rsidR="005126DB">
        <w:rPr>
          <w:rStyle w:val="Odwoanieprzypisudolnego"/>
        </w:rPr>
        <w:footnoteReference w:id="76"/>
      </w:r>
      <w:r w:rsidR="00F26C22">
        <w:t xml:space="preserve"> – następca .NET Core i .NET Framework</w:t>
      </w:r>
      <w:r w:rsidR="0094604B">
        <w:t>.</w:t>
      </w:r>
      <w:r w:rsidR="00F26C22">
        <w:t xml:space="preserve"> </w:t>
      </w:r>
      <w:r w:rsidR="0094604B">
        <w:t>M</w:t>
      </w:r>
      <w:r w:rsidR="00F26C22">
        <w:t>oże to skutkować próbą migracji projektu do nowszego rozwiązania. Także powoli na rynek wchodzą rozwiązania oparte o WebAssembly</w:t>
      </w:r>
      <w:r w:rsidR="00E162C2">
        <w:rPr>
          <w:rStyle w:val="Odwoanieprzypisudolnego"/>
        </w:rPr>
        <w:footnoteReference w:id="77"/>
      </w:r>
      <w:r w:rsidR="00F26C22">
        <w:t xml:space="preserve">, </w:t>
      </w:r>
      <w:r w:rsidR="009B5F45">
        <w:t>któr</w:t>
      </w:r>
      <w:r w:rsidR="00E162C2">
        <w:t>e</w:t>
      </w:r>
      <w:r w:rsidR="009B5F45">
        <w:t xml:space="preserve"> jest </w:t>
      </w:r>
      <w:r w:rsidR="00E162C2">
        <w:t xml:space="preserve">standardem zapisu instrukcji binarnych dla maszyn wirtualnych opartych na stosie, głównym </w:t>
      </w:r>
      <w:proofErr w:type="gramStart"/>
      <w:r w:rsidR="00E162C2">
        <w:t>zadaniem</w:t>
      </w:r>
      <w:proofErr w:type="gramEnd"/>
      <w:r w:rsidR="00E162C2">
        <w:t xml:space="preserve"> którego jest umożliwienie uruchamiania aplikacji internetowych utworzonych w wysokopoziomowych językach programowania. Wychodząc z kontekstu .NET uruchomienie aplikacji internetowej utworzonej w języku C# umożliwia narzędzie o nazwie Blazor</w:t>
      </w:r>
      <w:r w:rsidR="00E162C2">
        <w:rPr>
          <w:rStyle w:val="Odwoanieprzypisudolnego"/>
        </w:rPr>
        <w:footnoteReference w:id="78"/>
      </w:r>
      <w:r w:rsidR="00E162C2">
        <w:t>. Choć jest to narzędzie ciągle rozwijane w przyszłości może pojawić się możliwość przeniesienia i rozwijani</w:t>
      </w:r>
      <w:r w:rsidR="00E6485B">
        <w:t>a</w:t>
      </w:r>
      <w:r w:rsidR="00E162C2">
        <w:t xml:space="preserve"> utworzonego rozwiązania </w:t>
      </w:r>
      <w:r w:rsidR="0094604B">
        <w:t>w oparciu o</w:t>
      </w:r>
      <w:r w:rsidR="00E162C2">
        <w:t xml:space="preserve"> t</w:t>
      </w:r>
      <w:r w:rsidR="0094604B">
        <w:t>ę</w:t>
      </w:r>
      <w:r w:rsidR="00E162C2">
        <w:t xml:space="preserve"> platform</w:t>
      </w:r>
      <w:r w:rsidR="0094604B">
        <w:t>ę</w:t>
      </w:r>
      <w:r w:rsidR="00E162C2">
        <w:t>.</w:t>
      </w:r>
      <w:r w:rsidR="004866FF">
        <w:br w:type="page"/>
      </w:r>
    </w:p>
    <w:p w14:paraId="682638F2" w14:textId="0CE82CB5" w:rsidR="00CC71D9" w:rsidRDefault="00012573" w:rsidP="005303FF">
      <w:pPr>
        <w:pStyle w:val="Nagwek1"/>
        <w:jc w:val="both"/>
      </w:pPr>
      <w:bookmarkStart w:id="291" w:name="_Toc29673490"/>
      <w:r>
        <w:lastRenderedPageBreak/>
        <w:t>Bibliografia</w:t>
      </w:r>
      <w:bookmarkEnd w:id="291"/>
    </w:p>
    <w:p w14:paraId="0C4FF09C" w14:textId="77777777" w:rsidR="002848EB" w:rsidRPr="00DD0B7F" w:rsidRDefault="002848EB" w:rsidP="002966DC">
      <w:pPr>
        <w:pStyle w:val="Tekstprzypisudolnego"/>
        <w:numPr>
          <w:ilvl w:val="0"/>
          <w:numId w:val="10"/>
        </w:numPr>
        <w:rPr>
          <w:rStyle w:val="Hipercze"/>
          <w:color w:val="auto"/>
          <w:u w:val="none"/>
          <w:lang w:val="en-US"/>
          <w:rPrChange w:id="292" w:author="Dariusz Kralewski" w:date="2020-01-08T14:35:00Z">
            <w:rPr>
              <w:rStyle w:val="Hipercze"/>
              <w:rFonts w:eastAsia="Microsoft YaHei" w:cs="Arial"/>
              <w:b/>
              <w:bCs/>
              <w:color w:val="auto"/>
              <w:sz w:val="26"/>
              <w:szCs w:val="32"/>
              <w:u w:val="none"/>
            </w:rPr>
          </w:rPrChange>
        </w:rPr>
      </w:pPr>
      <w:r w:rsidRPr="00DD0B7F">
        <w:rPr>
          <w:lang w:val="en-US"/>
          <w:rPrChange w:id="293" w:author="Dariusz Kralewski" w:date="2020-01-08T14:35:00Z">
            <w:rPr>
              <w:color w:val="0000FF"/>
              <w:u w:val="single"/>
            </w:rPr>
          </w:rPrChange>
        </w:rPr>
        <w:t xml:space="preserve">Angular </w:t>
      </w:r>
      <w:r w:rsidR="00810A30">
        <w:fldChar w:fldCharType="begin"/>
      </w:r>
      <w:r w:rsidR="00810A30" w:rsidRPr="00DD0B7F">
        <w:rPr>
          <w:lang w:val="en-US"/>
          <w:rPrChange w:id="294" w:author="Dariusz Kralewski" w:date="2020-01-08T14:35:00Z">
            <w:rPr/>
          </w:rPrChange>
        </w:rPr>
        <w:instrText xml:space="preserve"> HYPERLINK "https://pl.wikipedia.org/wiki/Angular_(framework)" </w:instrText>
      </w:r>
      <w:r w:rsidR="00810A30">
        <w:fldChar w:fldCharType="separate"/>
      </w:r>
      <w:r w:rsidRPr="00DD0B7F">
        <w:rPr>
          <w:rStyle w:val="Hipercze"/>
          <w:lang w:val="en-US"/>
          <w:rPrChange w:id="295" w:author="Dariusz Kralewski" w:date="2020-01-08T14:35:00Z">
            <w:rPr>
              <w:rStyle w:val="Hipercze"/>
            </w:rPr>
          </w:rPrChange>
        </w:rPr>
        <w:t>https://pl.wikipedia.org/wiki/Angular_(framework)</w:t>
      </w:r>
      <w:r w:rsidR="00810A30">
        <w:rPr>
          <w:rStyle w:val="Hipercze"/>
        </w:rPr>
        <w:fldChar w:fldCharType="end"/>
      </w:r>
    </w:p>
    <w:p w14:paraId="71CE365C" w14:textId="10FA3011" w:rsidR="002848EB" w:rsidRDefault="002848EB" w:rsidP="002966DC">
      <w:pPr>
        <w:pStyle w:val="Tekstprzypisudolnego"/>
        <w:numPr>
          <w:ilvl w:val="0"/>
          <w:numId w:val="10"/>
        </w:numPr>
        <w:rPr>
          <w:lang w:val="en-US"/>
        </w:rPr>
      </w:pPr>
      <w:r w:rsidRPr="00DD0B7F">
        <w:rPr>
          <w:lang w:val="en-US"/>
          <w:rPrChange w:id="296" w:author="Dariusz Kralewski" w:date="2020-01-08T14:35:00Z">
            <w:rPr/>
          </w:rPrChange>
        </w:rPr>
        <w:t>Adam Freeman</w:t>
      </w:r>
      <w:r w:rsidR="005A2B88" w:rsidRPr="00DD0B7F">
        <w:rPr>
          <w:lang w:val="en-US"/>
          <w:rPrChange w:id="297" w:author="Dariusz Kralewski" w:date="2020-01-08T14:35:00Z">
            <w:rPr/>
          </w:rPrChange>
        </w:rPr>
        <w:t xml:space="preserve">, </w:t>
      </w:r>
      <w:r w:rsidRPr="00DD0B7F">
        <w:rPr>
          <w:i/>
          <w:iCs/>
          <w:lang w:val="en-US"/>
          <w:rPrChange w:id="298" w:author="Dariusz Kralewski" w:date="2020-01-08T14:35:00Z">
            <w:rPr>
              <w:i/>
              <w:iCs/>
            </w:rPr>
          </w:rPrChange>
        </w:rPr>
        <w:t>Pro ASP.NET Core MVC 2</w:t>
      </w:r>
      <w:r w:rsidRPr="00DD0B7F">
        <w:rPr>
          <w:lang w:val="en-US"/>
          <w:rPrChange w:id="299" w:author="Dariusz Kralewski" w:date="2020-01-08T14:35:00Z">
            <w:rPr/>
          </w:rPrChange>
        </w:rPr>
        <w:t>, 7 edycja, APRESS, s.6</w:t>
      </w:r>
    </w:p>
    <w:p w14:paraId="6912B33F" w14:textId="462C980A" w:rsidR="00A81930" w:rsidRDefault="00A81930" w:rsidP="002966DC">
      <w:pPr>
        <w:pStyle w:val="Tekstprzypisudolnego"/>
        <w:numPr>
          <w:ilvl w:val="0"/>
          <w:numId w:val="10"/>
        </w:numPr>
        <w:rPr>
          <w:lang w:val="en-US"/>
        </w:rPr>
      </w:pPr>
      <w:r w:rsidRPr="00A81930">
        <w:t xml:space="preserve">SQL Server </w:t>
      </w:r>
      <w:hyperlink r:id="rId64" w:history="1">
        <w:r w:rsidRPr="00A81930">
          <w:rPr>
            <w:rStyle w:val="Hipercze"/>
          </w:rPr>
          <w:t>https://en.wikipedia.org/wiki/Microsoft_SQL_Server</w:t>
        </w:r>
      </w:hyperlink>
    </w:p>
    <w:p w14:paraId="7FA34B15" w14:textId="368470F8" w:rsidR="009B6466" w:rsidRPr="00DD0B7F" w:rsidRDefault="009B6466" w:rsidP="002966DC">
      <w:pPr>
        <w:pStyle w:val="Tekstprzypisudolnego"/>
        <w:numPr>
          <w:ilvl w:val="0"/>
          <w:numId w:val="10"/>
        </w:numPr>
        <w:rPr>
          <w:lang w:val="en-US"/>
          <w:rPrChange w:id="300" w:author="Dariusz Kralewski" w:date="2020-01-08T14:35:00Z">
            <w:rPr/>
          </w:rPrChange>
        </w:rPr>
      </w:pPr>
      <w:r>
        <w:t xml:space="preserve">JavaScript Object Notation </w:t>
      </w:r>
      <w:hyperlink r:id="rId65" w:history="1">
        <w:r w:rsidRPr="009B6466">
          <w:rPr>
            <w:rStyle w:val="Hipercze"/>
          </w:rPr>
          <w:t>https://pl.wikipedia.org/wiki/JSON</w:t>
        </w:r>
      </w:hyperlink>
    </w:p>
    <w:p w14:paraId="0F084F47" w14:textId="7BD93FEA" w:rsidR="002848EB" w:rsidRPr="00311380" w:rsidRDefault="002848EB" w:rsidP="002966DC">
      <w:pPr>
        <w:pStyle w:val="Tekstprzypisudolnego"/>
        <w:numPr>
          <w:ilvl w:val="0"/>
          <w:numId w:val="10"/>
        </w:numPr>
        <w:rPr>
          <w:rStyle w:val="Hipercze"/>
          <w:color w:val="auto"/>
          <w:u w:val="none"/>
          <w:lang w:val="en-US"/>
        </w:rPr>
      </w:pPr>
      <w:r w:rsidRPr="00E56F43">
        <w:rPr>
          <w:lang w:val="en-US"/>
        </w:rPr>
        <w:t>Apache Lucene</w:t>
      </w:r>
      <w:r w:rsidRPr="002848EB">
        <w:rPr>
          <w:lang w:val="en-US"/>
        </w:rPr>
        <w:t xml:space="preserve"> </w:t>
      </w:r>
      <w:r w:rsidR="00810A30">
        <w:fldChar w:fldCharType="begin"/>
      </w:r>
      <w:r w:rsidR="00810A30" w:rsidRPr="00DD0B7F">
        <w:rPr>
          <w:lang w:val="en-US"/>
          <w:rPrChange w:id="301" w:author="Dariusz Kralewski" w:date="2020-01-08T14:35:00Z">
            <w:rPr/>
          </w:rPrChange>
        </w:rPr>
        <w:instrText xml:space="preserve"> HYPERLINK "https://lucene.apache.org/" </w:instrText>
      </w:r>
      <w:r w:rsidR="00810A30">
        <w:fldChar w:fldCharType="separate"/>
      </w:r>
      <w:r w:rsidRPr="00984B63">
        <w:rPr>
          <w:rStyle w:val="Hipercze"/>
          <w:lang w:val="en-US"/>
        </w:rPr>
        <w:t>https://lucene.apache.org/</w:t>
      </w:r>
      <w:r w:rsidR="00810A30">
        <w:rPr>
          <w:rStyle w:val="Hipercze"/>
          <w:lang w:val="en-US"/>
        </w:rPr>
        <w:fldChar w:fldCharType="end"/>
      </w:r>
    </w:p>
    <w:p w14:paraId="5875EDB1" w14:textId="40A61BAD" w:rsidR="00311380" w:rsidRPr="00DD0B7F" w:rsidRDefault="00311380" w:rsidP="002966DC">
      <w:pPr>
        <w:pStyle w:val="Tekstprzypisudolnego"/>
        <w:numPr>
          <w:ilvl w:val="0"/>
          <w:numId w:val="10"/>
        </w:numPr>
        <w:rPr>
          <w:lang w:val="en-US"/>
          <w:rPrChange w:id="302" w:author="Dariusz Kralewski" w:date="2020-01-08T14:35:00Z">
            <w:rPr/>
          </w:rPrChange>
        </w:rPr>
      </w:pPr>
      <w:r>
        <w:t xml:space="preserve">Radu Gheorghe, Matthew Lee Hinman, Roy Russo, </w:t>
      </w:r>
      <w:r w:rsidRPr="005303FF">
        <w:rPr>
          <w:i/>
          <w:iCs/>
        </w:rPr>
        <w:t>Elasticsearch in Action</w:t>
      </w:r>
      <w:r>
        <w:t>, Manning Publications, Nowy Jork 2016, s. 5</w:t>
      </w:r>
    </w:p>
    <w:p w14:paraId="4CD600FA" w14:textId="77777777" w:rsidR="002848EB" w:rsidRPr="00DD0B7F" w:rsidRDefault="002848EB" w:rsidP="002966DC">
      <w:pPr>
        <w:pStyle w:val="Tekstprzypisudolnego"/>
        <w:numPr>
          <w:ilvl w:val="0"/>
          <w:numId w:val="10"/>
        </w:numPr>
        <w:rPr>
          <w:lang w:val="en-US"/>
          <w:rPrChange w:id="303" w:author="Dariusz Kralewski" w:date="2020-01-08T14:35:00Z">
            <w:rPr/>
          </w:rPrChange>
        </w:rPr>
      </w:pPr>
      <w:r w:rsidRPr="00DD0B7F">
        <w:rPr>
          <w:lang w:val="en-US"/>
          <w:rPrChange w:id="304" w:author="Dariusz Kralewski" w:date="2020-01-08T14:35:00Z">
            <w:rPr/>
          </w:rPrChange>
        </w:rPr>
        <w:t xml:space="preserve">Flux </w:t>
      </w:r>
      <w:r w:rsidR="00810A30">
        <w:fldChar w:fldCharType="begin"/>
      </w:r>
      <w:r w:rsidR="00810A30" w:rsidRPr="00DD0B7F">
        <w:rPr>
          <w:lang w:val="en-US"/>
          <w:rPrChange w:id="305" w:author="Dariusz Kralewski" w:date="2020-01-08T14:35:00Z">
            <w:rPr/>
          </w:rPrChange>
        </w:rPr>
        <w:instrText xml:space="preserve"> HYPERLINK "https://facebook.github.io/flux/docs/in-depth-overview" </w:instrText>
      </w:r>
      <w:r w:rsidR="00810A30">
        <w:fldChar w:fldCharType="separate"/>
      </w:r>
      <w:r w:rsidRPr="00DD0B7F">
        <w:rPr>
          <w:rStyle w:val="Hipercze"/>
          <w:lang w:val="en-US"/>
          <w:rPrChange w:id="306" w:author="Dariusz Kralewski" w:date="2020-01-08T14:35:00Z">
            <w:rPr>
              <w:rStyle w:val="Hipercze"/>
            </w:rPr>
          </w:rPrChange>
        </w:rPr>
        <w:t>https://facebook.github.io/flux/docs/in-depth-overview</w:t>
      </w:r>
      <w:r w:rsidR="00810A30">
        <w:rPr>
          <w:rStyle w:val="Hipercze"/>
        </w:rPr>
        <w:fldChar w:fldCharType="end"/>
      </w:r>
    </w:p>
    <w:p w14:paraId="48F05AC6" w14:textId="77777777" w:rsidR="002848EB" w:rsidRDefault="002848EB" w:rsidP="002966DC">
      <w:pPr>
        <w:pStyle w:val="Tekstprzypisudolnego"/>
        <w:numPr>
          <w:ilvl w:val="0"/>
          <w:numId w:val="10"/>
        </w:numPr>
      </w:pPr>
      <w:r w:rsidRPr="00984B63">
        <w:t xml:space="preserve">NgRx </w:t>
      </w:r>
      <w:hyperlink r:id="rId66" w:history="1">
        <w:r w:rsidRPr="00984B63">
          <w:rPr>
            <w:rStyle w:val="Hipercze"/>
          </w:rPr>
          <w:t>https://ngrx.io/docs</w:t>
        </w:r>
      </w:hyperlink>
    </w:p>
    <w:p w14:paraId="47D7439B" w14:textId="77777777" w:rsidR="002848EB" w:rsidRPr="00DD0B7F" w:rsidRDefault="002848EB" w:rsidP="002966DC">
      <w:pPr>
        <w:pStyle w:val="Tekstprzypisudolnego"/>
        <w:numPr>
          <w:ilvl w:val="0"/>
          <w:numId w:val="10"/>
        </w:numPr>
        <w:rPr>
          <w:lang w:val="en-US"/>
          <w:rPrChange w:id="307" w:author="Dariusz Kralewski" w:date="2020-01-08T14:35:00Z">
            <w:rPr/>
          </w:rPrChange>
        </w:rPr>
      </w:pPr>
      <w:r w:rsidRPr="00DD0B7F">
        <w:rPr>
          <w:lang w:val="en-US"/>
          <w:rPrChange w:id="308" w:author="Dariusz Kralewski" w:date="2020-01-08T14:35:00Z">
            <w:rPr/>
          </w:rPrChange>
        </w:rPr>
        <w:t xml:space="preserve">José M. Aguilar, </w:t>
      </w:r>
      <w:r w:rsidRPr="00DD0B7F">
        <w:rPr>
          <w:i/>
          <w:iCs/>
          <w:lang w:val="en-US"/>
          <w:rPrChange w:id="309" w:author="Dariusz Kralewski" w:date="2020-01-08T14:35:00Z">
            <w:rPr>
              <w:i/>
              <w:iCs/>
            </w:rPr>
          </w:rPrChange>
        </w:rPr>
        <w:t xml:space="preserve">SignalR Programming </w:t>
      </w:r>
      <w:proofErr w:type="gramStart"/>
      <w:r w:rsidRPr="00DD0B7F">
        <w:rPr>
          <w:i/>
          <w:iCs/>
          <w:lang w:val="en-US"/>
          <w:rPrChange w:id="310" w:author="Dariusz Kralewski" w:date="2020-01-08T14:35:00Z">
            <w:rPr>
              <w:i/>
              <w:iCs/>
            </w:rPr>
          </w:rPrChange>
        </w:rPr>
        <w:t>In</w:t>
      </w:r>
      <w:proofErr w:type="gramEnd"/>
      <w:r w:rsidRPr="00DD0B7F">
        <w:rPr>
          <w:i/>
          <w:iCs/>
          <w:lang w:val="en-US"/>
          <w:rPrChange w:id="311" w:author="Dariusz Kralewski" w:date="2020-01-08T14:35:00Z">
            <w:rPr>
              <w:i/>
              <w:iCs/>
            </w:rPr>
          </w:rPrChange>
        </w:rPr>
        <w:t xml:space="preserve"> Microsoft ASP.NET</w:t>
      </w:r>
      <w:r w:rsidRPr="00DD0B7F">
        <w:rPr>
          <w:lang w:val="en-US"/>
          <w:rPrChange w:id="312" w:author="Dariusz Kralewski" w:date="2020-01-08T14:35:00Z">
            <w:rPr/>
          </w:rPrChange>
        </w:rPr>
        <w:t>, Microsoft Press, Redmond, Washington 98052-6399 2014, s. 18</w:t>
      </w:r>
    </w:p>
    <w:p w14:paraId="266C2247" w14:textId="6C131B65" w:rsidR="002848EB" w:rsidRPr="00DD0B7F" w:rsidRDefault="002848EB" w:rsidP="002966DC">
      <w:pPr>
        <w:pStyle w:val="Tekstprzypisudolnego"/>
        <w:numPr>
          <w:ilvl w:val="0"/>
          <w:numId w:val="10"/>
        </w:numPr>
        <w:rPr>
          <w:lang w:val="en-US"/>
          <w:rPrChange w:id="313" w:author="Dariusz Kralewski" w:date="2020-01-08T14:35:00Z">
            <w:rPr/>
          </w:rPrChange>
        </w:rPr>
      </w:pPr>
      <w:r w:rsidRPr="00DD0B7F">
        <w:rPr>
          <w:lang w:val="en-US"/>
          <w:rPrChange w:id="314" w:author="Dariusz Kralewski" w:date="2020-01-08T14:35:00Z">
            <w:rPr/>
          </w:rPrChange>
        </w:rPr>
        <w:t xml:space="preserve">Fenie Reynders, przedmowa Scott Hanselman, </w:t>
      </w:r>
      <w:r w:rsidRPr="00DD0B7F">
        <w:rPr>
          <w:i/>
          <w:iCs/>
          <w:lang w:val="en-US"/>
          <w:rPrChange w:id="315" w:author="Dariusz Kralewski" w:date="2020-01-08T14:35:00Z">
            <w:rPr>
              <w:i/>
              <w:iCs/>
            </w:rPr>
          </w:rPrChange>
        </w:rPr>
        <w:t>Modern API Design with ASP.NET Core 2: Building Cross-Platform Back-End Systems</w:t>
      </w:r>
      <w:r w:rsidRPr="00DD0B7F">
        <w:rPr>
          <w:lang w:val="en-US"/>
          <w:rPrChange w:id="316" w:author="Dariusz Kralewski" w:date="2020-01-08T14:35:00Z">
            <w:rPr/>
          </w:rPrChange>
        </w:rPr>
        <w:t xml:space="preserve">, </w:t>
      </w:r>
      <w:r w:rsidR="005A4DA5" w:rsidRPr="00DD0B7F">
        <w:rPr>
          <w:lang w:val="en-US"/>
          <w:rPrChange w:id="317" w:author="Dariusz Kralewski" w:date="2020-01-08T14:35:00Z">
            <w:rPr/>
          </w:rPrChange>
        </w:rPr>
        <w:t>APRESS</w:t>
      </w:r>
      <w:r w:rsidRPr="00DD0B7F">
        <w:rPr>
          <w:lang w:val="en-US"/>
          <w:rPrChange w:id="318" w:author="Dariusz Kralewski" w:date="2020-01-08T14:35:00Z">
            <w:rPr/>
          </w:rPrChange>
        </w:rPr>
        <w:t xml:space="preserve">, Odijk, </w:t>
      </w:r>
      <w:r w:rsidR="005A2B88" w:rsidRPr="00DD0B7F">
        <w:rPr>
          <w:lang w:val="en-US"/>
          <w:rPrChange w:id="319" w:author="Dariusz Kralewski" w:date="2020-01-08T14:35:00Z">
            <w:rPr/>
          </w:rPrChange>
        </w:rPr>
        <w:t>Holandia</w:t>
      </w:r>
      <w:r w:rsidRPr="00DD0B7F">
        <w:rPr>
          <w:lang w:val="en-US"/>
          <w:rPrChange w:id="320" w:author="Dariusz Kralewski" w:date="2020-01-08T14:35:00Z">
            <w:rPr/>
          </w:rPrChange>
        </w:rPr>
        <w:t xml:space="preserve"> 2018, s. 6</w:t>
      </w:r>
    </w:p>
    <w:p w14:paraId="1D6BBA7D" w14:textId="77777777" w:rsidR="002848EB" w:rsidRPr="00DD0B7F" w:rsidRDefault="002848EB" w:rsidP="002966DC">
      <w:pPr>
        <w:pStyle w:val="Tekstprzypisudolnego"/>
        <w:numPr>
          <w:ilvl w:val="0"/>
          <w:numId w:val="10"/>
        </w:numPr>
        <w:rPr>
          <w:lang w:val="en-US"/>
          <w:rPrChange w:id="321" w:author="Dariusz Kralewski" w:date="2020-01-08T14:35:00Z">
            <w:rPr/>
          </w:rPrChange>
        </w:rPr>
      </w:pPr>
      <w:r w:rsidRPr="00DD0B7F">
        <w:rPr>
          <w:lang w:val="en-US"/>
          <w:rPrChange w:id="322" w:author="Dariusz Kralewski" w:date="2020-01-08T14:35:00Z">
            <w:rPr/>
          </w:rPrChange>
        </w:rPr>
        <w:t xml:space="preserve">REST Uniform Interface </w:t>
      </w:r>
      <w:r w:rsidR="00810A30">
        <w:fldChar w:fldCharType="begin"/>
      </w:r>
      <w:r w:rsidR="00810A30" w:rsidRPr="00DD0B7F">
        <w:rPr>
          <w:lang w:val="en-US"/>
          <w:rPrChange w:id="323" w:author="Dariusz Kralewski" w:date="2020-01-08T14:35:00Z">
            <w:rPr/>
          </w:rPrChange>
        </w:rPr>
        <w:instrText xml:space="preserve"> HYPERLINK "https://en.wikipedia.org/wiki/Representational_state_transfer%23Uniform_interface" </w:instrText>
      </w:r>
      <w:r w:rsidR="00810A30">
        <w:fldChar w:fldCharType="separate"/>
      </w:r>
      <w:r w:rsidRPr="00DD0B7F">
        <w:rPr>
          <w:rStyle w:val="Hipercze"/>
          <w:lang w:val="en-US"/>
          <w:rPrChange w:id="324" w:author="Dariusz Kralewski" w:date="2020-01-08T14:35:00Z">
            <w:rPr>
              <w:rStyle w:val="Hipercze"/>
            </w:rPr>
          </w:rPrChange>
        </w:rPr>
        <w:t>https://en.wikipedia.org/wiki/Representational_state_transfer#Uniform_interface</w:t>
      </w:r>
      <w:r w:rsidR="00810A30">
        <w:rPr>
          <w:rStyle w:val="Hipercze"/>
        </w:rPr>
        <w:fldChar w:fldCharType="end"/>
      </w:r>
    </w:p>
    <w:p w14:paraId="48DE05D5" w14:textId="39C9521A" w:rsidR="002848EB" w:rsidRPr="001B0CB9" w:rsidRDefault="002848EB" w:rsidP="002966DC">
      <w:pPr>
        <w:pStyle w:val="Tekstprzypisudolnego"/>
        <w:numPr>
          <w:ilvl w:val="0"/>
          <w:numId w:val="10"/>
        </w:numPr>
        <w:rPr>
          <w:rStyle w:val="Hipercze"/>
          <w:color w:val="auto"/>
          <w:u w:val="none"/>
        </w:rPr>
      </w:pPr>
      <w:r w:rsidRPr="00984B63">
        <w:t xml:space="preserve">10 najważniejszych ataków lub usterek w aplikacjach internetowych </w:t>
      </w:r>
      <w:hyperlink r:id="rId67" w:history="1">
        <w:r w:rsidRPr="00984B63">
          <w:rPr>
            <w:rStyle w:val="Hipercze"/>
          </w:rPr>
          <w:t>https://www.owasp.org/images/7/72/OWASP_Top_10-2017_%28en%29.pdf.pdf</w:t>
        </w:r>
      </w:hyperlink>
    </w:p>
    <w:p w14:paraId="7B5F737A" w14:textId="374F6A65" w:rsidR="001B0CB9" w:rsidRDefault="001B0CB9" w:rsidP="002966DC">
      <w:pPr>
        <w:pStyle w:val="Tekstprzypisudolnego"/>
        <w:numPr>
          <w:ilvl w:val="0"/>
          <w:numId w:val="10"/>
        </w:numPr>
      </w:pPr>
      <w:r>
        <w:t xml:space="preserve">Edward Pollack, </w:t>
      </w:r>
      <w:r w:rsidRPr="001B0CB9">
        <w:rPr>
          <w:i/>
          <w:iCs/>
        </w:rPr>
        <w:t>Dynamic SQL: Applications, Performance, and Security in Microsoft SQL Server</w:t>
      </w:r>
      <w:r>
        <w:t xml:space="preserve">, </w:t>
      </w:r>
      <w:r w:rsidR="005A4DA5" w:rsidRPr="00DD0B7F">
        <w:rPr>
          <w:lang w:val="en-US"/>
          <w:rPrChange w:id="325" w:author="Dariusz Kralewski" w:date="2020-01-08T14:35:00Z">
            <w:rPr/>
          </w:rPrChange>
        </w:rPr>
        <w:t>APRESS</w:t>
      </w:r>
      <w:r>
        <w:t>, Albany, NY, USA 2019, s. 31</w:t>
      </w:r>
    </w:p>
    <w:p w14:paraId="08928D9B" w14:textId="7712C40A" w:rsidR="002848EB" w:rsidRPr="00E7280B" w:rsidRDefault="002848EB" w:rsidP="002966DC">
      <w:pPr>
        <w:pStyle w:val="Tekstprzypisudolnego"/>
        <w:numPr>
          <w:ilvl w:val="0"/>
          <w:numId w:val="10"/>
        </w:numPr>
        <w:rPr>
          <w:rStyle w:val="Hipercze"/>
          <w:color w:val="auto"/>
          <w:u w:val="none"/>
          <w:lang w:val="en-US"/>
        </w:rPr>
      </w:pPr>
      <w:r w:rsidRPr="00DD0B7F">
        <w:rPr>
          <w:lang w:val="en-US"/>
          <w:rPrChange w:id="326" w:author="Dariusz Kralewski" w:date="2020-01-08T14:35:00Z">
            <w:rPr/>
          </w:rPrChange>
        </w:rPr>
        <w:t xml:space="preserve">RFC7519, JSON Web Token (JWT) </w:t>
      </w:r>
      <w:r w:rsidR="00810A30">
        <w:fldChar w:fldCharType="begin"/>
      </w:r>
      <w:r w:rsidR="00810A30" w:rsidRPr="00DD0B7F">
        <w:rPr>
          <w:lang w:val="en-US"/>
          <w:rPrChange w:id="327" w:author="Dariusz Kralewski" w:date="2020-01-08T14:35:00Z">
            <w:rPr/>
          </w:rPrChange>
        </w:rPr>
        <w:instrText xml:space="preserve"> HYPERLINK "https://tools.ietf.org/html/rfc7519" </w:instrText>
      </w:r>
      <w:r w:rsidR="00810A30">
        <w:fldChar w:fldCharType="separate"/>
      </w:r>
      <w:r w:rsidRPr="00DD0B7F">
        <w:rPr>
          <w:rStyle w:val="Hipercze"/>
          <w:lang w:val="en-US"/>
          <w:rPrChange w:id="328" w:author="Dariusz Kralewski" w:date="2020-01-08T14:35:00Z">
            <w:rPr>
              <w:rStyle w:val="Hipercze"/>
            </w:rPr>
          </w:rPrChange>
        </w:rPr>
        <w:t>https://tools.ietf.org/html/rfc7519</w:t>
      </w:r>
      <w:r w:rsidR="00810A30">
        <w:rPr>
          <w:rStyle w:val="Hipercze"/>
        </w:rPr>
        <w:fldChar w:fldCharType="end"/>
      </w:r>
    </w:p>
    <w:p w14:paraId="25F7BD47" w14:textId="4328C033" w:rsidR="00E7280B" w:rsidRPr="00DD0B7F" w:rsidRDefault="00E7280B" w:rsidP="002966DC">
      <w:pPr>
        <w:pStyle w:val="Tekstprzypisudolnego"/>
        <w:numPr>
          <w:ilvl w:val="0"/>
          <w:numId w:val="10"/>
        </w:numPr>
        <w:rPr>
          <w:lang w:val="en-US"/>
          <w:rPrChange w:id="329" w:author="Dariusz Kralewski" w:date="2020-01-08T14:35:00Z">
            <w:rPr/>
          </w:rPrChange>
        </w:rPr>
      </w:pPr>
      <w:r w:rsidRPr="00E7280B">
        <w:t xml:space="preserve">Plain Old CLR Object </w:t>
      </w:r>
      <w:hyperlink r:id="rId68" w:history="1">
        <w:r w:rsidRPr="00E7280B">
          <w:rPr>
            <w:rStyle w:val="Hipercze"/>
          </w:rPr>
          <w:t>https://pl.wikipedia.org/wiki/Plain_Old_CLR_Object</w:t>
        </w:r>
      </w:hyperlink>
    </w:p>
    <w:p w14:paraId="794F22E3" w14:textId="77777777" w:rsidR="002848EB" w:rsidRDefault="002848EB" w:rsidP="002966DC">
      <w:pPr>
        <w:pStyle w:val="Tekstprzypisudolnego"/>
        <w:numPr>
          <w:ilvl w:val="0"/>
          <w:numId w:val="10"/>
        </w:numPr>
      </w:pPr>
      <w:r w:rsidRPr="00984B63">
        <w:t xml:space="preserve">Kontroler w ASP.NET </w:t>
      </w:r>
      <w:hyperlink r:id="rId69" w:history="1">
        <w:r w:rsidRPr="00984B63">
          <w:rPr>
            <w:rStyle w:val="Hipercze"/>
          </w:rPr>
          <w:t>https://docs.microsoft.com/pl-pl/aspnet/web-api/overview/getting-started-with-aspnet-web-api/tutorial-your-first-web-api#adding-a-controller</w:t>
        </w:r>
      </w:hyperlink>
    </w:p>
    <w:p w14:paraId="6BFA456A" w14:textId="77777777" w:rsidR="002848EB" w:rsidRPr="00DD0B7F" w:rsidRDefault="002848EB" w:rsidP="002966DC">
      <w:pPr>
        <w:pStyle w:val="Tekstprzypisudolnego"/>
        <w:numPr>
          <w:ilvl w:val="0"/>
          <w:numId w:val="10"/>
        </w:numPr>
        <w:rPr>
          <w:lang w:val="en-US"/>
          <w:rPrChange w:id="330" w:author="Dariusz Kralewski" w:date="2020-01-08T14:35:00Z">
            <w:rPr/>
          </w:rPrChange>
        </w:rPr>
      </w:pPr>
      <w:r w:rsidRPr="00DD0B7F">
        <w:rPr>
          <w:lang w:val="en-US"/>
          <w:rPrChange w:id="331" w:author="Dariusz Kralewski" w:date="2020-01-08T14:35:00Z">
            <w:rPr/>
          </w:rPrChange>
        </w:rPr>
        <w:t xml:space="preserve">Martin Fowler, </w:t>
      </w:r>
      <w:r w:rsidRPr="00DD0B7F">
        <w:rPr>
          <w:i/>
          <w:iCs/>
          <w:lang w:val="en-US"/>
          <w:rPrChange w:id="332" w:author="Dariusz Kralewski" w:date="2020-01-08T14:35:00Z">
            <w:rPr>
              <w:i/>
              <w:iCs/>
            </w:rPr>
          </w:rPrChange>
        </w:rPr>
        <w:t>Patterns of Enterprise Application Architecture</w:t>
      </w:r>
      <w:r w:rsidRPr="00DD0B7F">
        <w:rPr>
          <w:lang w:val="en-US"/>
          <w:rPrChange w:id="333" w:author="Dariusz Kralewski" w:date="2020-01-08T14:35:00Z">
            <w:rPr/>
          </w:rPrChange>
        </w:rPr>
        <w:t>, Pearson Education, 2003, s. 322</w:t>
      </w:r>
    </w:p>
    <w:p w14:paraId="7B45E386" w14:textId="77777777" w:rsidR="002848EB" w:rsidRDefault="002848EB" w:rsidP="002966DC">
      <w:pPr>
        <w:pStyle w:val="Tekstprzypisudolnego"/>
        <w:numPr>
          <w:ilvl w:val="0"/>
          <w:numId w:val="10"/>
        </w:numPr>
      </w:pPr>
      <w:r w:rsidRPr="00DD0B7F">
        <w:rPr>
          <w:lang w:val="en-US"/>
          <w:rPrChange w:id="334" w:author="Dariusz Kralewski" w:date="2020-01-08T14:35:00Z">
            <w:rPr/>
          </w:rPrChange>
        </w:rPr>
        <w:t xml:space="preserve">Is the repository pattern useful with Entity Framework Core? </w:t>
      </w:r>
      <w:r w:rsidR="00810A30">
        <w:fldChar w:fldCharType="begin"/>
      </w:r>
      <w:r w:rsidR="00810A30" w:rsidRPr="00DD0B7F">
        <w:rPr>
          <w:lang w:val="en-US"/>
          <w:rPrChange w:id="335" w:author="Dariusz Kralewski" w:date="2020-01-08T14:35:00Z">
            <w:rPr/>
          </w:rPrChange>
        </w:rPr>
        <w:instrText xml:space="preserve"> HYPERLINK "http://www.nichesoftware.co.nz/2011/05/09/reconsidering-the-repository-pattern.html" </w:instrText>
      </w:r>
      <w:r w:rsidR="00810A30">
        <w:fldChar w:fldCharType="separate"/>
      </w:r>
      <w:r w:rsidRPr="00984B63">
        <w:rPr>
          <w:rStyle w:val="Hipercze"/>
        </w:rPr>
        <w:t>http://www.nichesoftware.co.nz/2011/05/09/reconsidering-the-repository-pattern.html</w:t>
      </w:r>
      <w:r w:rsidR="00810A30">
        <w:rPr>
          <w:rStyle w:val="Hipercze"/>
        </w:rPr>
        <w:fldChar w:fldCharType="end"/>
      </w:r>
    </w:p>
    <w:p w14:paraId="43367ACC" w14:textId="77777777" w:rsidR="002848EB" w:rsidRPr="00DD0B7F" w:rsidRDefault="002848EB" w:rsidP="002966DC">
      <w:pPr>
        <w:pStyle w:val="Tekstprzypisudolnego"/>
        <w:numPr>
          <w:ilvl w:val="0"/>
          <w:numId w:val="10"/>
        </w:numPr>
        <w:rPr>
          <w:lang w:val="en-US"/>
          <w:rPrChange w:id="336" w:author="Dariusz Kralewski" w:date="2020-01-08T14:35:00Z">
            <w:rPr/>
          </w:rPrChange>
        </w:rPr>
      </w:pPr>
      <w:r w:rsidRPr="00DD0B7F">
        <w:rPr>
          <w:lang w:val="en-US"/>
          <w:rPrChange w:id="337" w:author="Dariusz Kralewski" w:date="2020-01-08T14:35:00Z">
            <w:rPr/>
          </w:rPrChange>
        </w:rPr>
        <w:t xml:space="preserve">Reconsidering the Repository Pattern </w:t>
      </w:r>
      <w:r w:rsidR="00810A30">
        <w:fldChar w:fldCharType="begin"/>
      </w:r>
      <w:r w:rsidR="00810A30" w:rsidRPr="00DD0B7F">
        <w:rPr>
          <w:lang w:val="en-US"/>
          <w:rPrChange w:id="338" w:author="Dariusz Kralewski" w:date="2020-01-08T14:35:00Z">
            <w:rPr/>
          </w:rPrChange>
        </w:rPr>
        <w:instrText xml:space="preserve"> HYPERLINK "http://www.nichesoftware.co.nz/2011/05/09/reconsidering-the-repository-pattern.html" </w:instrText>
      </w:r>
      <w:r w:rsidR="00810A30">
        <w:fldChar w:fldCharType="separate"/>
      </w:r>
      <w:r w:rsidRPr="00DD0B7F">
        <w:rPr>
          <w:rStyle w:val="Hipercze"/>
          <w:lang w:val="en-US"/>
          <w:rPrChange w:id="339" w:author="Dariusz Kralewski" w:date="2020-01-08T14:35:00Z">
            <w:rPr>
              <w:rStyle w:val="Hipercze"/>
            </w:rPr>
          </w:rPrChange>
        </w:rPr>
        <w:t>http://www.nichesoftware.co.nz/2011/05/09/reconsidering-the-repository-pattern.html</w:t>
      </w:r>
      <w:r w:rsidR="00810A30">
        <w:rPr>
          <w:rStyle w:val="Hipercze"/>
        </w:rPr>
        <w:fldChar w:fldCharType="end"/>
      </w:r>
    </w:p>
    <w:p w14:paraId="1C11CC56" w14:textId="054135DC" w:rsidR="002848EB" w:rsidRPr="009B6466" w:rsidRDefault="002848EB" w:rsidP="002966DC">
      <w:pPr>
        <w:pStyle w:val="Tekstprzypisudolnego"/>
        <w:numPr>
          <w:ilvl w:val="0"/>
          <w:numId w:val="10"/>
        </w:numPr>
        <w:rPr>
          <w:rStyle w:val="Hipercze"/>
          <w:color w:val="auto"/>
          <w:u w:val="none"/>
          <w:lang w:val="en-US"/>
        </w:rPr>
      </w:pPr>
      <w:r w:rsidRPr="00DD0B7F">
        <w:rPr>
          <w:lang w:val="en-US"/>
          <w:rPrChange w:id="340" w:author="Dariusz Kralewski" w:date="2020-01-08T14:35:00Z">
            <w:rPr/>
          </w:rPrChange>
        </w:rPr>
        <w:t xml:space="preserve">Implementing Asynchronous Generic Repository in ASP.NET Core </w:t>
      </w:r>
      <w:r w:rsidR="00810A30">
        <w:fldChar w:fldCharType="begin"/>
      </w:r>
      <w:r w:rsidR="00810A30" w:rsidRPr="00DD0B7F">
        <w:rPr>
          <w:lang w:val="en-US"/>
          <w:rPrChange w:id="341" w:author="Dariusz Kralewski" w:date="2020-01-08T14:35:00Z">
            <w:rPr/>
          </w:rPrChange>
        </w:rPr>
        <w:instrText xml:space="preserve"> HYPERLINK "https://code-maze.com/async-generic-repository-pattern" </w:instrText>
      </w:r>
      <w:r w:rsidR="00810A30">
        <w:fldChar w:fldCharType="separate"/>
      </w:r>
      <w:r w:rsidRPr="00DD0B7F">
        <w:rPr>
          <w:rStyle w:val="Hipercze"/>
          <w:lang w:val="en-US"/>
          <w:rPrChange w:id="342" w:author="Dariusz Kralewski" w:date="2020-01-08T14:35:00Z">
            <w:rPr>
              <w:rStyle w:val="Hipercze"/>
            </w:rPr>
          </w:rPrChange>
        </w:rPr>
        <w:t>https://code-maze.com/async-generic-repository-pattern</w:t>
      </w:r>
      <w:r w:rsidR="00810A30">
        <w:rPr>
          <w:rStyle w:val="Hipercze"/>
        </w:rPr>
        <w:fldChar w:fldCharType="end"/>
      </w:r>
    </w:p>
    <w:p w14:paraId="31BBED5F" w14:textId="4BDDE863" w:rsidR="009B6466" w:rsidRDefault="009B6466" w:rsidP="002966DC">
      <w:pPr>
        <w:pStyle w:val="Tekstprzypisudolnego"/>
        <w:numPr>
          <w:ilvl w:val="0"/>
          <w:numId w:val="10"/>
        </w:numPr>
        <w:rPr>
          <w:lang w:val="en-US"/>
        </w:rPr>
      </w:pPr>
      <w:r w:rsidRPr="009B6466">
        <w:rPr>
          <w:lang w:val="en-US"/>
        </w:rPr>
        <w:t xml:space="preserve">Entity Framework </w:t>
      </w:r>
      <w:hyperlink r:id="rId70" w:history="1">
        <w:r w:rsidRPr="009B6466">
          <w:rPr>
            <w:rStyle w:val="Hipercze"/>
            <w:lang w:val="en-US"/>
          </w:rPr>
          <w:t>https://en.wikipedia.org/wiki/Entity_Framework</w:t>
        </w:r>
      </w:hyperlink>
    </w:p>
    <w:p w14:paraId="1B28EE4A" w14:textId="0C1B47E1" w:rsidR="009B6466" w:rsidRPr="00DD0B7F" w:rsidRDefault="009B6466" w:rsidP="002966DC">
      <w:pPr>
        <w:pStyle w:val="Tekstprzypisudolnego"/>
        <w:numPr>
          <w:ilvl w:val="0"/>
          <w:numId w:val="10"/>
        </w:numPr>
        <w:rPr>
          <w:lang w:val="en-US"/>
          <w:rPrChange w:id="343" w:author="Dariusz Kralewski" w:date="2020-01-08T14:35:00Z">
            <w:rPr/>
          </w:rPrChange>
        </w:rPr>
      </w:pPr>
      <w:r w:rsidRPr="009B6466">
        <w:rPr>
          <w:lang w:val="en-US"/>
        </w:rPr>
        <w:t xml:space="preserve">NHibernate </w:t>
      </w:r>
      <w:hyperlink r:id="rId71" w:history="1">
        <w:r w:rsidRPr="009B6466">
          <w:rPr>
            <w:rStyle w:val="Hipercze"/>
            <w:lang w:val="en-US"/>
          </w:rPr>
          <w:t>https://en.wikipedia.org/wiki/NHibernate</w:t>
        </w:r>
      </w:hyperlink>
    </w:p>
    <w:p w14:paraId="71D8CC1E" w14:textId="77777777" w:rsidR="002848EB" w:rsidRPr="00DD0B7F" w:rsidRDefault="002848EB" w:rsidP="002966DC">
      <w:pPr>
        <w:pStyle w:val="Tekstprzypisudolnego"/>
        <w:numPr>
          <w:ilvl w:val="0"/>
          <w:numId w:val="10"/>
        </w:numPr>
        <w:rPr>
          <w:lang w:val="en-US"/>
          <w:rPrChange w:id="344" w:author="Dariusz Kralewski" w:date="2020-01-08T14:35:00Z">
            <w:rPr/>
          </w:rPrChange>
        </w:rPr>
      </w:pPr>
      <w:r w:rsidRPr="00DD0B7F">
        <w:rPr>
          <w:lang w:val="en-US"/>
          <w:rPrChange w:id="345" w:author="Dariusz Kralewski" w:date="2020-01-08T14:35:00Z">
            <w:rPr/>
          </w:rPrChange>
        </w:rPr>
        <w:t xml:space="preserve">Automapper </w:t>
      </w:r>
      <w:r w:rsidR="00810A30">
        <w:fldChar w:fldCharType="begin"/>
      </w:r>
      <w:r w:rsidR="00810A30" w:rsidRPr="00DD0B7F">
        <w:rPr>
          <w:lang w:val="en-US"/>
          <w:rPrChange w:id="346" w:author="Dariusz Kralewski" w:date="2020-01-08T14:35:00Z">
            <w:rPr/>
          </w:rPrChange>
        </w:rPr>
        <w:instrText xml:space="preserve"> HYPERLINK "http://docs.automapper.org/en/stable/Getting-started.html" </w:instrText>
      </w:r>
      <w:r w:rsidR="00810A30">
        <w:fldChar w:fldCharType="separate"/>
      </w:r>
      <w:r w:rsidRPr="00DD0B7F">
        <w:rPr>
          <w:rStyle w:val="Hipercze"/>
          <w:lang w:val="en-US"/>
          <w:rPrChange w:id="347" w:author="Dariusz Kralewski" w:date="2020-01-08T14:35:00Z">
            <w:rPr>
              <w:rStyle w:val="Hipercze"/>
            </w:rPr>
          </w:rPrChange>
        </w:rPr>
        <w:t>http://docs.automapper.org/en/stable/Getting-started.html</w:t>
      </w:r>
      <w:r w:rsidR="00810A30">
        <w:rPr>
          <w:rStyle w:val="Hipercze"/>
        </w:rPr>
        <w:fldChar w:fldCharType="end"/>
      </w:r>
    </w:p>
    <w:p w14:paraId="251B82AD" w14:textId="531CBBA7" w:rsidR="002848EB" w:rsidRPr="00DD0B7F" w:rsidRDefault="002848EB" w:rsidP="002966DC">
      <w:pPr>
        <w:pStyle w:val="Tekstprzypisudolnego"/>
        <w:numPr>
          <w:ilvl w:val="0"/>
          <w:numId w:val="10"/>
        </w:numPr>
        <w:rPr>
          <w:lang w:val="en-US"/>
          <w:rPrChange w:id="348" w:author="Dariusz Kralewski" w:date="2020-01-08T14:35:00Z">
            <w:rPr/>
          </w:rPrChange>
        </w:rPr>
      </w:pPr>
      <w:r w:rsidRPr="00DD0B7F">
        <w:rPr>
          <w:lang w:val="en-US"/>
          <w:rPrChange w:id="349" w:author="Dariusz Kralewski" w:date="2020-01-08T14:35:00Z">
            <w:rPr/>
          </w:rPrChange>
        </w:rPr>
        <w:t xml:space="preserve">Greg Young, </w:t>
      </w:r>
      <w:r w:rsidRPr="00DD0B7F">
        <w:rPr>
          <w:i/>
          <w:iCs/>
          <w:lang w:val="en-US"/>
          <w:rPrChange w:id="350" w:author="Dariusz Kralewski" w:date="2020-01-08T14:35:00Z">
            <w:rPr>
              <w:i/>
              <w:iCs/>
            </w:rPr>
          </w:rPrChange>
        </w:rPr>
        <w:t>CQRS Documents</w:t>
      </w:r>
      <w:r w:rsidRPr="00DD0B7F">
        <w:rPr>
          <w:lang w:val="en-US"/>
          <w:rPrChange w:id="351" w:author="Dariusz Kralewski" w:date="2020-01-08T14:35:00Z">
            <w:rPr/>
          </w:rPrChange>
        </w:rPr>
        <w:t>,</w:t>
      </w:r>
      <w:r w:rsidRPr="00DD0B7F">
        <w:rPr>
          <w:i/>
          <w:iCs/>
          <w:lang w:val="en-US"/>
          <w:rPrChange w:id="352" w:author="Dariusz Kralewski" w:date="2020-01-08T14:35:00Z">
            <w:rPr>
              <w:i/>
              <w:iCs/>
            </w:rPr>
          </w:rPrChange>
        </w:rPr>
        <w:t xml:space="preserve"> </w:t>
      </w:r>
      <w:r w:rsidRPr="00DD0B7F">
        <w:rPr>
          <w:lang w:val="en-US"/>
          <w:rPrChange w:id="353" w:author="Dariusz Kralewski" w:date="2020-01-08T14:35:00Z">
            <w:rPr/>
          </w:rPrChange>
        </w:rPr>
        <w:t>s.17</w:t>
      </w:r>
    </w:p>
    <w:p w14:paraId="2B70F05B" w14:textId="77777777" w:rsidR="002848EB" w:rsidRPr="00984B63" w:rsidRDefault="002848EB" w:rsidP="002966DC">
      <w:pPr>
        <w:pStyle w:val="Akapitzlist"/>
        <w:widowControl/>
        <w:numPr>
          <w:ilvl w:val="0"/>
          <w:numId w:val="10"/>
        </w:numPr>
        <w:suppressAutoHyphens w:val="0"/>
        <w:spacing w:after="160" w:line="259" w:lineRule="auto"/>
        <w:rPr>
          <w:sz w:val="20"/>
          <w:szCs w:val="18"/>
        </w:rPr>
      </w:pPr>
      <w:r w:rsidRPr="00984B63">
        <w:rPr>
          <w:sz w:val="20"/>
          <w:szCs w:val="18"/>
        </w:rPr>
        <w:t xml:space="preserve">MediatR </w:t>
      </w:r>
      <w:hyperlink r:id="rId72" w:history="1">
        <w:r w:rsidRPr="00984B63">
          <w:rPr>
            <w:rStyle w:val="Hipercze"/>
            <w:sz w:val="20"/>
            <w:szCs w:val="18"/>
          </w:rPr>
          <w:t>https://github.com/jbogard/MediatR</w:t>
        </w:r>
      </w:hyperlink>
    </w:p>
    <w:p w14:paraId="26C18DCE" w14:textId="77777777" w:rsidR="002848EB" w:rsidRPr="00DD0B7F" w:rsidRDefault="002848EB" w:rsidP="002966DC">
      <w:pPr>
        <w:pStyle w:val="Tekstprzypisudolnego"/>
        <w:numPr>
          <w:ilvl w:val="0"/>
          <w:numId w:val="10"/>
        </w:numPr>
        <w:rPr>
          <w:lang w:val="en-US"/>
          <w:rPrChange w:id="354" w:author="Dariusz Kralewski" w:date="2020-01-08T14:35:00Z">
            <w:rPr/>
          </w:rPrChange>
        </w:rPr>
      </w:pPr>
      <w:r w:rsidRPr="00DD0B7F">
        <w:rPr>
          <w:lang w:val="en-US"/>
          <w:rPrChange w:id="355" w:author="Dariusz Kralewski" w:date="2020-01-08T14:35:00Z">
            <w:rPr/>
          </w:rPrChange>
        </w:rPr>
        <w:t xml:space="preserve">John Vlissides, Ralph Johnson, Richard Helm, Erich Gamma, </w:t>
      </w:r>
      <w:r w:rsidRPr="00DD0B7F">
        <w:rPr>
          <w:i/>
          <w:iCs/>
          <w:lang w:val="en-US"/>
          <w:rPrChange w:id="356" w:author="Dariusz Kralewski" w:date="2020-01-08T14:35:00Z">
            <w:rPr>
              <w:i/>
              <w:iCs/>
            </w:rPr>
          </w:rPrChange>
        </w:rPr>
        <w:t xml:space="preserve">Design Patterns: Elements of Reusable </w:t>
      </w:r>
      <w:proofErr w:type="gramStart"/>
      <w:r w:rsidRPr="00DD0B7F">
        <w:rPr>
          <w:i/>
          <w:iCs/>
          <w:lang w:val="en-US"/>
          <w:rPrChange w:id="357" w:author="Dariusz Kralewski" w:date="2020-01-08T14:35:00Z">
            <w:rPr>
              <w:i/>
              <w:iCs/>
            </w:rPr>
          </w:rPrChange>
        </w:rPr>
        <w:t>Object Oriented</w:t>
      </w:r>
      <w:proofErr w:type="gramEnd"/>
      <w:r w:rsidRPr="00DD0B7F">
        <w:rPr>
          <w:i/>
          <w:iCs/>
          <w:lang w:val="en-US"/>
          <w:rPrChange w:id="358" w:author="Dariusz Kralewski" w:date="2020-01-08T14:35:00Z">
            <w:rPr>
              <w:i/>
              <w:iCs/>
            </w:rPr>
          </w:rPrChange>
        </w:rPr>
        <w:t xml:space="preserve"> Software</w:t>
      </w:r>
      <w:r w:rsidRPr="00DD0B7F">
        <w:rPr>
          <w:lang w:val="en-US"/>
          <w:rPrChange w:id="359" w:author="Dariusz Kralewski" w:date="2020-01-08T14:35:00Z">
            <w:rPr/>
          </w:rPrChange>
        </w:rPr>
        <w:t>, Addison-Wesley, USA 1994, s.305</w:t>
      </w:r>
    </w:p>
    <w:p w14:paraId="6A69DAE5" w14:textId="77777777" w:rsidR="002848EB" w:rsidRDefault="002848EB" w:rsidP="002966DC">
      <w:pPr>
        <w:pStyle w:val="Akapitzlist"/>
        <w:widowControl/>
        <w:numPr>
          <w:ilvl w:val="0"/>
          <w:numId w:val="10"/>
        </w:numPr>
        <w:suppressAutoHyphens w:val="0"/>
        <w:spacing w:after="160" w:line="259" w:lineRule="auto"/>
        <w:rPr>
          <w:sz w:val="20"/>
          <w:szCs w:val="18"/>
        </w:rPr>
      </w:pPr>
      <w:r w:rsidRPr="00984B63">
        <w:rPr>
          <w:sz w:val="20"/>
          <w:szCs w:val="18"/>
        </w:rPr>
        <w:t xml:space="preserve">Bcrypt.Net </w:t>
      </w:r>
      <w:hyperlink r:id="rId73" w:history="1">
        <w:r w:rsidRPr="00984B63">
          <w:rPr>
            <w:rStyle w:val="Hipercze"/>
            <w:sz w:val="20"/>
            <w:szCs w:val="18"/>
          </w:rPr>
          <w:t>https://github.com/BcryptNet/bcrypt.net</w:t>
        </w:r>
      </w:hyperlink>
    </w:p>
    <w:p w14:paraId="79FF72D5" w14:textId="0707B154" w:rsidR="002848EB" w:rsidRDefault="002848EB" w:rsidP="002966DC">
      <w:pPr>
        <w:pStyle w:val="Akapitzlist"/>
        <w:widowControl/>
        <w:numPr>
          <w:ilvl w:val="0"/>
          <w:numId w:val="10"/>
        </w:numPr>
        <w:suppressAutoHyphens w:val="0"/>
        <w:spacing w:after="160" w:line="259" w:lineRule="auto"/>
        <w:rPr>
          <w:sz w:val="20"/>
          <w:szCs w:val="18"/>
        </w:rPr>
      </w:pPr>
      <w:r w:rsidRPr="00984B63">
        <w:rPr>
          <w:sz w:val="20"/>
          <w:szCs w:val="18"/>
        </w:rPr>
        <w:t xml:space="preserve">Wojciech Z. Chmielowski, Dorota Wilk-Kołodziejczyk, </w:t>
      </w:r>
      <w:r w:rsidRPr="00984B63">
        <w:rPr>
          <w:i/>
          <w:iCs/>
          <w:sz w:val="20"/>
          <w:szCs w:val="18"/>
        </w:rPr>
        <w:t>Metody analizy i oceny bezpieczeństwa oraz jakości informacji</w:t>
      </w:r>
      <w:r w:rsidRPr="00984B63">
        <w:rPr>
          <w:sz w:val="20"/>
          <w:szCs w:val="18"/>
        </w:rPr>
        <w:t>, Kraków 2012, s.16</w:t>
      </w:r>
    </w:p>
    <w:p w14:paraId="57E547F1" w14:textId="77777777" w:rsidR="002848EB" w:rsidRPr="00DD0B7F" w:rsidRDefault="002848EB" w:rsidP="002966DC">
      <w:pPr>
        <w:pStyle w:val="Akapitzlist"/>
        <w:widowControl/>
        <w:numPr>
          <w:ilvl w:val="0"/>
          <w:numId w:val="10"/>
        </w:numPr>
        <w:suppressAutoHyphens w:val="0"/>
        <w:spacing w:after="160" w:line="259" w:lineRule="auto"/>
        <w:rPr>
          <w:sz w:val="20"/>
          <w:szCs w:val="18"/>
          <w:lang w:val="en-US"/>
          <w:rPrChange w:id="360" w:author="Dariusz Kralewski" w:date="2020-01-08T14:35:00Z">
            <w:rPr>
              <w:sz w:val="20"/>
              <w:szCs w:val="18"/>
            </w:rPr>
          </w:rPrChange>
        </w:rPr>
      </w:pPr>
      <w:r w:rsidRPr="00DD0B7F">
        <w:rPr>
          <w:sz w:val="20"/>
          <w:szCs w:val="18"/>
          <w:lang w:val="en-US"/>
          <w:rPrChange w:id="361" w:author="Dariusz Kralewski" w:date="2020-01-08T14:35:00Z">
            <w:rPr>
              <w:sz w:val="20"/>
              <w:szCs w:val="18"/>
            </w:rPr>
          </w:rPrChange>
        </w:rPr>
        <w:t>History API</w:t>
      </w:r>
      <w:r w:rsidR="00810A30">
        <w:fldChar w:fldCharType="begin"/>
      </w:r>
      <w:r w:rsidR="00810A30" w:rsidRPr="00DD0B7F">
        <w:rPr>
          <w:lang w:val="en-US"/>
          <w:rPrChange w:id="362" w:author="Dariusz Kralewski" w:date="2020-01-08T14:35:00Z">
            <w:rPr/>
          </w:rPrChange>
        </w:rPr>
        <w:instrText xml:space="preserve"> HYPERLINK "%20https:/developer.mozilla.org/en-US/docs/Web/API/History_API" </w:instrText>
      </w:r>
      <w:r w:rsidR="00810A30">
        <w:fldChar w:fldCharType="separate"/>
      </w:r>
      <w:r w:rsidRPr="00DD0B7F">
        <w:rPr>
          <w:rStyle w:val="Hipercze"/>
          <w:sz w:val="20"/>
          <w:szCs w:val="18"/>
          <w:lang w:val="en-US"/>
          <w:rPrChange w:id="363" w:author="Dariusz Kralewski" w:date="2020-01-08T14:35:00Z">
            <w:rPr>
              <w:rStyle w:val="Hipercze"/>
              <w:sz w:val="20"/>
              <w:szCs w:val="18"/>
            </w:rPr>
          </w:rPrChange>
        </w:rPr>
        <w:t xml:space="preserve"> https://developer.mozilla.org/en-US/docs/Web/API/History_API</w:t>
      </w:r>
      <w:r w:rsidR="00810A30">
        <w:rPr>
          <w:rStyle w:val="Hipercze"/>
          <w:sz w:val="20"/>
          <w:szCs w:val="18"/>
        </w:rPr>
        <w:fldChar w:fldCharType="end"/>
      </w:r>
    </w:p>
    <w:p w14:paraId="1205DE6B" w14:textId="77777777" w:rsidR="002848EB" w:rsidRPr="00DD0B7F" w:rsidRDefault="002848EB" w:rsidP="002966DC">
      <w:pPr>
        <w:pStyle w:val="Akapitzlist"/>
        <w:widowControl/>
        <w:numPr>
          <w:ilvl w:val="0"/>
          <w:numId w:val="10"/>
        </w:numPr>
        <w:suppressAutoHyphens w:val="0"/>
        <w:spacing w:after="160" w:line="259" w:lineRule="auto"/>
        <w:rPr>
          <w:sz w:val="20"/>
          <w:szCs w:val="18"/>
          <w:lang w:val="en-US"/>
          <w:rPrChange w:id="364" w:author="Dariusz Kralewski" w:date="2020-01-08T14:35:00Z">
            <w:rPr>
              <w:sz w:val="20"/>
              <w:szCs w:val="18"/>
            </w:rPr>
          </w:rPrChange>
        </w:rPr>
      </w:pPr>
      <w:r w:rsidRPr="00DD0B7F">
        <w:rPr>
          <w:sz w:val="20"/>
          <w:szCs w:val="18"/>
          <w:lang w:val="en-US"/>
          <w:rPrChange w:id="365" w:author="Dariusz Kralewski" w:date="2020-01-08T14:35:00Z">
            <w:rPr>
              <w:sz w:val="20"/>
              <w:szCs w:val="18"/>
            </w:rPr>
          </w:rPrChange>
        </w:rPr>
        <w:t xml:space="preserve">Angular hooks </w:t>
      </w:r>
      <w:r w:rsidR="00810A30">
        <w:fldChar w:fldCharType="begin"/>
      </w:r>
      <w:r w:rsidR="00810A30" w:rsidRPr="00DD0B7F">
        <w:rPr>
          <w:lang w:val="en-US"/>
          <w:rPrChange w:id="366" w:author="Dariusz Kralewski" w:date="2020-01-08T14:35:00Z">
            <w:rPr/>
          </w:rPrChange>
        </w:rPr>
        <w:instrText xml:space="preserve"> HYPERLINK "https://angular.io/guide/lifecycle-hooks%23lifecycle-sequence" </w:instrText>
      </w:r>
      <w:r w:rsidR="00810A30">
        <w:fldChar w:fldCharType="separate"/>
      </w:r>
      <w:r w:rsidRPr="00DD0B7F">
        <w:rPr>
          <w:rStyle w:val="Hipercze"/>
          <w:sz w:val="20"/>
          <w:szCs w:val="18"/>
          <w:lang w:val="en-US"/>
          <w:rPrChange w:id="367" w:author="Dariusz Kralewski" w:date="2020-01-08T14:35:00Z">
            <w:rPr>
              <w:rStyle w:val="Hipercze"/>
              <w:sz w:val="20"/>
              <w:szCs w:val="18"/>
            </w:rPr>
          </w:rPrChange>
        </w:rPr>
        <w:t>https://angular.io/guide/lifecycle-hooks#lifecycle-sequence</w:t>
      </w:r>
      <w:r w:rsidR="00810A30">
        <w:rPr>
          <w:rStyle w:val="Hipercze"/>
          <w:sz w:val="20"/>
          <w:szCs w:val="18"/>
        </w:rPr>
        <w:fldChar w:fldCharType="end"/>
      </w:r>
    </w:p>
    <w:p w14:paraId="5458B47F" w14:textId="763A1C94" w:rsidR="002848EB" w:rsidRPr="00DD0B7F" w:rsidRDefault="002848EB" w:rsidP="002966DC">
      <w:pPr>
        <w:pStyle w:val="Akapitzlist"/>
        <w:widowControl/>
        <w:numPr>
          <w:ilvl w:val="0"/>
          <w:numId w:val="10"/>
        </w:numPr>
        <w:suppressAutoHyphens w:val="0"/>
        <w:spacing w:after="160" w:line="259" w:lineRule="auto"/>
        <w:rPr>
          <w:sz w:val="20"/>
          <w:szCs w:val="18"/>
          <w:lang w:val="en-US"/>
          <w:rPrChange w:id="368" w:author="Dariusz Kralewski" w:date="2020-01-08T14:35:00Z">
            <w:rPr>
              <w:sz w:val="20"/>
              <w:szCs w:val="18"/>
            </w:rPr>
          </w:rPrChange>
        </w:rPr>
      </w:pPr>
      <w:r w:rsidRPr="00DD0B7F">
        <w:rPr>
          <w:sz w:val="20"/>
          <w:szCs w:val="18"/>
          <w:lang w:val="en-US"/>
          <w:rPrChange w:id="369" w:author="Dariusz Kralewski" w:date="2020-01-08T14:35:00Z">
            <w:rPr>
              <w:sz w:val="20"/>
              <w:szCs w:val="18"/>
            </w:rPr>
          </w:rPrChange>
        </w:rPr>
        <w:t xml:space="preserve">Clinton Gormley, Zachary Tong, </w:t>
      </w:r>
      <w:r w:rsidRPr="00DD0B7F">
        <w:rPr>
          <w:i/>
          <w:iCs/>
          <w:sz w:val="20"/>
          <w:szCs w:val="18"/>
          <w:lang w:val="en-US"/>
          <w:rPrChange w:id="370" w:author="Dariusz Kralewski" w:date="2020-01-08T14:35:00Z">
            <w:rPr>
              <w:i/>
              <w:iCs/>
              <w:sz w:val="20"/>
              <w:szCs w:val="18"/>
            </w:rPr>
          </w:rPrChange>
        </w:rPr>
        <w:t>Elasticsearch: The Definitive Guide</w:t>
      </w:r>
      <w:r w:rsidRPr="00DD0B7F">
        <w:rPr>
          <w:sz w:val="20"/>
          <w:szCs w:val="18"/>
          <w:lang w:val="en-US"/>
          <w:rPrChange w:id="371" w:author="Dariusz Kralewski" w:date="2020-01-08T14:35:00Z">
            <w:rPr>
              <w:sz w:val="20"/>
              <w:szCs w:val="18"/>
            </w:rPr>
          </w:rPrChange>
        </w:rPr>
        <w:t xml:space="preserve">, O’Reilly Media, styczeń 2015, </w:t>
      </w:r>
      <w:r w:rsidR="005A2B88" w:rsidRPr="00DD0B7F">
        <w:rPr>
          <w:sz w:val="20"/>
          <w:szCs w:val="18"/>
          <w:lang w:val="en-US"/>
          <w:rPrChange w:id="372" w:author="Dariusz Kralewski" w:date="2020-01-08T14:35:00Z">
            <w:rPr>
              <w:sz w:val="20"/>
              <w:szCs w:val="18"/>
            </w:rPr>
          </w:rPrChange>
        </w:rPr>
        <w:t>s</w:t>
      </w:r>
      <w:r w:rsidRPr="00DD0B7F">
        <w:rPr>
          <w:sz w:val="20"/>
          <w:szCs w:val="18"/>
          <w:lang w:val="en-US"/>
          <w:rPrChange w:id="373" w:author="Dariusz Kralewski" w:date="2020-01-08T14:35:00Z">
            <w:rPr>
              <w:sz w:val="20"/>
              <w:szCs w:val="18"/>
            </w:rPr>
          </w:rPrChange>
        </w:rPr>
        <w:t>. 103</w:t>
      </w:r>
    </w:p>
    <w:p w14:paraId="6A115363" w14:textId="77777777" w:rsidR="002848EB" w:rsidRPr="00DD0B7F" w:rsidRDefault="002848EB" w:rsidP="002966DC">
      <w:pPr>
        <w:pStyle w:val="Akapitzlist"/>
        <w:widowControl/>
        <w:numPr>
          <w:ilvl w:val="0"/>
          <w:numId w:val="10"/>
        </w:numPr>
        <w:suppressAutoHyphens w:val="0"/>
        <w:spacing w:after="160" w:line="259" w:lineRule="auto"/>
        <w:rPr>
          <w:sz w:val="20"/>
          <w:szCs w:val="18"/>
          <w:lang w:val="en-US"/>
          <w:rPrChange w:id="374" w:author="Dariusz Kralewski" w:date="2020-01-08T14:35:00Z">
            <w:rPr>
              <w:sz w:val="20"/>
              <w:szCs w:val="18"/>
            </w:rPr>
          </w:rPrChange>
        </w:rPr>
      </w:pPr>
      <w:r w:rsidRPr="00DD0B7F">
        <w:rPr>
          <w:sz w:val="20"/>
          <w:szCs w:val="18"/>
          <w:lang w:val="en-US"/>
          <w:rPrChange w:id="375" w:author="Dariusz Kralewski" w:date="2020-01-08T14:35:00Z">
            <w:rPr>
              <w:sz w:val="20"/>
              <w:szCs w:val="18"/>
            </w:rPr>
          </w:rPrChange>
        </w:rPr>
        <w:t xml:space="preserve">NgRx Reducers </w:t>
      </w:r>
      <w:r w:rsidR="00810A30">
        <w:fldChar w:fldCharType="begin"/>
      </w:r>
      <w:r w:rsidR="00810A30" w:rsidRPr="00DD0B7F">
        <w:rPr>
          <w:lang w:val="en-US"/>
          <w:rPrChange w:id="376" w:author="Dariusz Kralewski" w:date="2020-01-08T14:35:00Z">
            <w:rPr/>
          </w:rPrChange>
        </w:rPr>
        <w:instrText xml:space="preserve"> HYPERLINK "https://ngrx.io/guide/store/reducers" </w:instrText>
      </w:r>
      <w:r w:rsidR="00810A30">
        <w:fldChar w:fldCharType="separate"/>
      </w:r>
      <w:r w:rsidRPr="00DD0B7F">
        <w:rPr>
          <w:rStyle w:val="Hipercze"/>
          <w:sz w:val="20"/>
          <w:szCs w:val="18"/>
          <w:lang w:val="en-US"/>
          <w:rPrChange w:id="377" w:author="Dariusz Kralewski" w:date="2020-01-08T14:35:00Z">
            <w:rPr>
              <w:rStyle w:val="Hipercze"/>
              <w:sz w:val="20"/>
              <w:szCs w:val="18"/>
            </w:rPr>
          </w:rPrChange>
        </w:rPr>
        <w:t>https://ngrx.io/guide/store/reducers</w:t>
      </w:r>
      <w:r w:rsidR="00810A30">
        <w:rPr>
          <w:rStyle w:val="Hipercze"/>
          <w:sz w:val="20"/>
          <w:szCs w:val="18"/>
        </w:rPr>
        <w:fldChar w:fldCharType="end"/>
      </w:r>
    </w:p>
    <w:p w14:paraId="35B8E258" w14:textId="77777777" w:rsidR="002848EB" w:rsidRPr="00DD0B7F" w:rsidRDefault="002848EB" w:rsidP="002966DC">
      <w:pPr>
        <w:pStyle w:val="Akapitzlist"/>
        <w:widowControl/>
        <w:numPr>
          <w:ilvl w:val="0"/>
          <w:numId w:val="10"/>
        </w:numPr>
        <w:suppressAutoHyphens w:val="0"/>
        <w:spacing w:after="160" w:line="259" w:lineRule="auto"/>
        <w:rPr>
          <w:sz w:val="20"/>
          <w:szCs w:val="18"/>
          <w:lang w:val="en-US"/>
          <w:rPrChange w:id="378" w:author="Dariusz Kralewski" w:date="2020-01-08T14:35:00Z">
            <w:rPr>
              <w:sz w:val="20"/>
              <w:szCs w:val="18"/>
            </w:rPr>
          </w:rPrChange>
        </w:rPr>
      </w:pPr>
      <w:r w:rsidRPr="00DD0B7F">
        <w:rPr>
          <w:sz w:val="20"/>
          <w:szCs w:val="18"/>
          <w:lang w:val="en-US"/>
          <w:rPrChange w:id="379" w:author="Dariusz Kralewski" w:date="2020-01-08T14:35:00Z">
            <w:rPr>
              <w:sz w:val="20"/>
              <w:szCs w:val="18"/>
            </w:rPr>
          </w:rPrChange>
        </w:rPr>
        <w:t xml:space="preserve">WebSocket </w:t>
      </w:r>
      <w:r w:rsidR="00810A30">
        <w:fldChar w:fldCharType="begin"/>
      </w:r>
      <w:r w:rsidR="00810A30" w:rsidRPr="00DD0B7F">
        <w:rPr>
          <w:lang w:val="en-US"/>
          <w:rPrChange w:id="380" w:author="Dariusz Kralewski" w:date="2020-01-08T14:35:00Z">
            <w:rPr/>
          </w:rPrChange>
        </w:rPr>
        <w:instrText xml:space="preserve"> HYPERLINK "https://en.wikipedia.org/wiki/WebSocket" </w:instrText>
      </w:r>
      <w:r w:rsidR="00810A30">
        <w:fldChar w:fldCharType="separate"/>
      </w:r>
      <w:r w:rsidRPr="00DD0B7F">
        <w:rPr>
          <w:rStyle w:val="Hipercze"/>
          <w:sz w:val="20"/>
          <w:szCs w:val="18"/>
          <w:lang w:val="en-US"/>
          <w:rPrChange w:id="381" w:author="Dariusz Kralewski" w:date="2020-01-08T14:35:00Z">
            <w:rPr>
              <w:rStyle w:val="Hipercze"/>
              <w:sz w:val="20"/>
              <w:szCs w:val="18"/>
            </w:rPr>
          </w:rPrChange>
        </w:rPr>
        <w:t>https://en.wikipedia.org/wiki/WebSocket</w:t>
      </w:r>
      <w:r w:rsidR="00810A30">
        <w:rPr>
          <w:rStyle w:val="Hipercze"/>
          <w:sz w:val="20"/>
          <w:szCs w:val="18"/>
        </w:rPr>
        <w:fldChar w:fldCharType="end"/>
      </w:r>
    </w:p>
    <w:p w14:paraId="10D01A98" w14:textId="10591323" w:rsidR="002848EB" w:rsidRPr="004E38FF" w:rsidRDefault="002848EB" w:rsidP="002966DC">
      <w:pPr>
        <w:pStyle w:val="Akapitzlist"/>
        <w:widowControl/>
        <w:numPr>
          <w:ilvl w:val="0"/>
          <w:numId w:val="10"/>
        </w:numPr>
        <w:suppressAutoHyphens w:val="0"/>
        <w:spacing w:after="160" w:line="259" w:lineRule="auto"/>
        <w:rPr>
          <w:rStyle w:val="Hipercze"/>
          <w:color w:val="auto"/>
          <w:sz w:val="20"/>
          <w:szCs w:val="18"/>
          <w:u w:val="none"/>
          <w:lang w:val="en-US"/>
        </w:rPr>
      </w:pPr>
      <w:r w:rsidRPr="00DD0B7F">
        <w:rPr>
          <w:sz w:val="20"/>
          <w:szCs w:val="18"/>
          <w:lang w:val="en-US"/>
          <w:rPrChange w:id="382" w:author="Dariusz Kralewski" w:date="2020-01-08T14:35:00Z">
            <w:rPr>
              <w:sz w:val="20"/>
              <w:szCs w:val="18"/>
            </w:rPr>
          </w:rPrChange>
        </w:rPr>
        <w:t xml:space="preserve">Cosine Similarity </w:t>
      </w:r>
      <w:r w:rsidR="00810A30">
        <w:fldChar w:fldCharType="begin"/>
      </w:r>
      <w:r w:rsidR="00810A30" w:rsidRPr="00DD0B7F">
        <w:rPr>
          <w:lang w:val="en-US"/>
          <w:rPrChange w:id="383" w:author="Dariusz Kralewski" w:date="2020-01-08T14:35:00Z">
            <w:rPr/>
          </w:rPrChange>
        </w:rPr>
        <w:instrText xml:space="preserve"> HYPERLINK "https://en.wikipedia.org/wiki/Cosine_similarity" </w:instrText>
      </w:r>
      <w:r w:rsidR="00810A30">
        <w:fldChar w:fldCharType="separate"/>
      </w:r>
      <w:r w:rsidRPr="00DD0B7F">
        <w:rPr>
          <w:rStyle w:val="Hipercze"/>
          <w:sz w:val="20"/>
          <w:szCs w:val="18"/>
          <w:lang w:val="en-US"/>
          <w:rPrChange w:id="384" w:author="Dariusz Kralewski" w:date="2020-01-08T14:35:00Z">
            <w:rPr>
              <w:rStyle w:val="Hipercze"/>
              <w:sz w:val="20"/>
              <w:szCs w:val="18"/>
            </w:rPr>
          </w:rPrChange>
        </w:rPr>
        <w:t>https://en.wikipedia.org/wiki/Cosine_similarity</w:t>
      </w:r>
      <w:r w:rsidR="00810A30">
        <w:rPr>
          <w:rStyle w:val="Hipercze"/>
          <w:sz w:val="20"/>
          <w:szCs w:val="18"/>
        </w:rPr>
        <w:fldChar w:fldCharType="end"/>
      </w:r>
    </w:p>
    <w:p w14:paraId="443FCEA0" w14:textId="113970C8" w:rsidR="004E38FF" w:rsidRPr="00DD0B7F" w:rsidRDefault="004E38FF" w:rsidP="002966DC">
      <w:pPr>
        <w:pStyle w:val="Akapitzlist"/>
        <w:widowControl/>
        <w:numPr>
          <w:ilvl w:val="0"/>
          <w:numId w:val="10"/>
        </w:numPr>
        <w:suppressAutoHyphens w:val="0"/>
        <w:spacing w:after="160" w:line="259" w:lineRule="auto"/>
        <w:rPr>
          <w:sz w:val="20"/>
          <w:szCs w:val="18"/>
          <w:lang w:val="en-US"/>
          <w:rPrChange w:id="385" w:author="Dariusz Kralewski" w:date="2020-01-08T14:35:00Z">
            <w:rPr>
              <w:sz w:val="20"/>
              <w:szCs w:val="18"/>
            </w:rPr>
          </w:rPrChange>
        </w:rPr>
      </w:pPr>
      <w:r w:rsidRPr="004E38FF">
        <w:rPr>
          <w:sz w:val="20"/>
          <w:szCs w:val="18"/>
          <w:lang w:val="en-US"/>
        </w:rPr>
        <w:t xml:space="preserve">TCP </w:t>
      </w:r>
      <w:hyperlink r:id="rId74" w:history="1">
        <w:r w:rsidRPr="004E38FF">
          <w:rPr>
            <w:rStyle w:val="Hipercze"/>
            <w:sz w:val="20"/>
            <w:szCs w:val="18"/>
            <w:lang w:val="en-US"/>
          </w:rPr>
          <w:t>https://pl.wikipedia.org/wiki/Protok%C3%B3%C5%82_sterowania_transmisj%C4%85</w:t>
        </w:r>
      </w:hyperlink>
    </w:p>
    <w:p w14:paraId="1A98FDC8" w14:textId="77777777" w:rsidR="002848EB" w:rsidRPr="00DD0B7F" w:rsidRDefault="002848EB" w:rsidP="002966DC">
      <w:pPr>
        <w:pStyle w:val="Akapitzlist"/>
        <w:widowControl/>
        <w:numPr>
          <w:ilvl w:val="0"/>
          <w:numId w:val="10"/>
        </w:numPr>
        <w:suppressAutoHyphens w:val="0"/>
        <w:spacing w:after="160" w:line="259" w:lineRule="auto"/>
        <w:rPr>
          <w:sz w:val="20"/>
          <w:szCs w:val="18"/>
          <w:lang w:val="en-US"/>
          <w:rPrChange w:id="386" w:author="Dariusz Kralewski" w:date="2020-01-08T14:35:00Z">
            <w:rPr>
              <w:sz w:val="20"/>
              <w:szCs w:val="18"/>
            </w:rPr>
          </w:rPrChange>
        </w:rPr>
      </w:pPr>
      <w:r w:rsidRPr="00DD0B7F">
        <w:rPr>
          <w:sz w:val="20"/>
          <w:szCs w:val="18"/>
          <w:lang w:val="en-US"/>
          <w:rPrChange w:id="387" w:author="Dariusz Kralewski" w:date="2020-01-08T14:35:00Z">
            <w:rPr>
              <w:sz w:val="20"/>
              <w:szCs w:val="18"/>
            </w:rPr>
          </w:rPrChange>
        </w:rPr>
        <w:t xml:space="preserve">Introducing .NET 5 </w:t>
      </w:r>
      <w:r w:rsidR="00810A30">
        <w:fldChar w:fldCharType="begin"/>
      </w:r>
      <w:r w:rsidR="00810A30" w:rsidRPr="00DD0B7F">
        <w:rPr>
          <w:lang w:val="en-US"/>
          <w:rPrChange w:id="388" w:author="Dariusz Kralewski" w:date="2020-01-08T14:35:00Z">
            <w:rPr/>
          </w:rPrChange>
        </w:rPr>
        <w:instrText xml:space="preserve"> HYPERLINK "https://devblogs.microsoft.com/dotnet/introducing-net-5/" </w:instrText>
      </w:r>
      <w:r w:rsidR="00810A30">
        <w:fldChar w:fldCharType="separate"/>
      </w:r>
      <w:r w:rsidRPr="00DD0B7F">
        <w:rPr>
          <w:rStyle w:val="Hipercze"/>
          <w:sz w:val="20"/>
          <w:szCs w:val="18"/>
          <w:lang w:val="en-US"/>
          <w:rPrChange w:id="389" w:author="Dariusz Kralewski" w:date="2020-01-08T14:35:00Z">
            <w:rPr>
              <w:rStyle w:val="Hipercze"/>
              <w:sz w:val="20"/>
              <w:szCs w:val="18"/>
            </w:rPr>
          </w:rPrChange>
        </w:rPr>
        <w:t>https://devblogs.microsoft.com/dotnet/introducing-net-5/</w:t>
      </w:r>
      <w:r w:rsidR="00810A30">
        <w:rPr>
          <w:rStyle w:val="Hipercze"/>
          <w:sz w:val="20"/>
          <w:szCs w:val="18"/>
        </w:rPr>
        <w:fldChar w:fldCharType="end"/>
      </w:r>
    </w:p>
    <w:p w14:paraId="7A4C9CD9" w14:textId="77777777" w:rsidR="002848EB" w:rsidRDefault="002848EB" w:rsidP="002966DC">
      <w:pPr>
        <w:pStyle w:val="Akapitzlist"/>
        <w:widowControl/>
        <w:numPr>
          <w:ilvl w:val="0"/>
          <w:numId w:val="10"/>
        </w:numPr>
        <w:suppressAutoHyphens w:val="0"/>
        <w:spacing w:after="160" w:line="259" w:lineRule="auto"/>
        <w:rPr>
          <w:sz w:val="20"/>
          <w:szCs w:val="18"/>
        </w:rPr>
      </w:pPr>
      <w:r w:rsidRPr="00984B63">
        <w:rPr>
          <w:sz w:val="20"/>
          <w:szCs w:val="18"/>
        </w:rPr>
        <w:t xml:space="preserve">WebAssembly </w:t>
      </w:r>
      <w:hyperlink r:id="rId75" w:history="1">
        <w:r w:rsidRPr="00A35DCE">
          <w:rPr>
            <w:rStyle w:val="Hipercze"/>
            <w:sz w:val="20"/>
            <w:szCs w:val="18"/>
          </w:rPr>
          <w:t>https://webassembly.org/</w:t>
        </w:r>
      </w:hyperlink>
    </w:p>
    <w:p w14:paraId="406ED543" w14:textId="3311CBD4" w:rsidR="002848EB" w:rsidRDefault="002848EB" w:rsidP="002966DC">
      <w:pPr>
        <w:pStyle w:val="Akapitzlist"/>
        <w:widowControl/>
        <w:numPr>
          <w:ilvl w:val="0"/>
          <w:numId w:val="10"/>
        </w:numPr>
        <w:suppressAutoHyphens w:val="0"/>
        <w:spacing w:after="160" w:line="259" w:lineRule="auto"/>
        <w:rPr>
          <w:sz w:val="20"/>
          <w:szCs w:val="18"/>
        </w:rPr>
      </w:pPr>
      <w:r w:rsidRPr="00984B63">
        <w:rPr>
          <w:sz w:val="20"/>
          <w:szCs w:val="18"/>
        </w:rPr>
        <w:t xml:space="preserve">Blazor </w:t>
      </w:r>
      <w:hyperlink r:id="rId76" w:history="1">
        <w:r w:rsidRPr="00984B63">
          <w:rPr>
            <w:rStyle w:val="Hipercze"/>
            <w:sz w:val="20"/>
            <w:szCs w:val="18"/>
          </w:rPr>
          <w:t>https://docs.microsoft.com/pl-pl/aspnet/core/blazor/?view=aspnetcore-3.1</w:t>
        </w:r>
      </w:hyperlink>
    </w:p>
    <w:p w14:paraId="4CC55144" w14:textId="77777777" w:rsidR="002848EB" w:rsidRDefault="002848EB" w:rsidP="005303FF">
      <w:pPr>
        <w:widowControl/>
        <w:suppressAutoHyphens w:val="0"/>
        <w:jc w:val="both"/>
        <w:rPr>
          <w:rFonts w:cs="Mangal"/>
          <w:sz w:val="20"/>
          <w:szCs w:val="18"/>
        </w:rPr>
      </w:pPr>
      <w:r>
        <w:rPr>
          <w:sz w:val="20"/>
          <w:szCs w:val="18"/>
        </w:rPr>
        <w:br w:type="page"/>
      </w:r>
    </w:p>
    <w:p w14:paraId="4796C49F" w14:textId="5CD322AD" w:rsidR="002848EB" w:rsidRDefault="002848EB" w:rsidP="005303FF">
      <w:pPr>
        <w:pStyle w:val="Nagwek1"/>
        <w:jc w:val="both"/>
      </w:pPr>
      <w:bookmarkStart w:id="390" w:name="_Toc29673491"/>
      <w:r>
        <w:lastRenderedPageBreak/>
        <w:t>Spis tabel</w:t>
      </w:r>
      <w:bookmarkEnd w:id="390"/>
    </w:p>
    <w:p w14:paraId="676E668E" w14:textId="410939C1" w:rsidR="005A2B88" w:rsidRDefault="005A2B88"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r>
        <w:fldChar w:fldCharType="begin"/>
      </w:r>
      <w:r>
        <w:instrText xml:space="preserve"> TOC \h \z \c "Tabela" </w:instrText>
      </w:r>
      <w:r>
        <w:fldChar w:fldCharType="separate"/>
      </w:r>
      <w:hyperlink w:anchor="_Toc29377009" w:history="1">
        <w:r w:rsidRPr="00573B9C">
          <w:rPr>
            <w:rStyle w:val="Hipercze"/>
            <w:noProof/>
          </w:rPr>
          <w:t>Tabela 1 Pryncypia którymi musi cechować się każdy system REST</w:t>
        </w:r>
        <w:r>
          <w:rPr>
            <w:noProof/>
            <w:webHidden/>
          </w:rPr>
          <w:tab/>
        </w:r>
        <w:r>
          <w:rPr>
            <w:noProof/>
            <w:webHidden/>
          </w:rPr>
          <w:fldChar w:fldCharType="begin"/>
        </w:r>
        <w:r>
          <w:rPr>
            <w:noProof/>
            <w:webHidden/>
          </w:rPr>
          <w:instrText xml:space="preserve"> PAGEREF _Toc29377009 \h </w:instrText>
        </w:r>
        <w:r>
          <w:rPr>
            <w:noProof/>
            <w:webHidden/>
          </w:rPr>
        </w:r>
        <w:r>
          <w:rPr>
            <w:noProof/>
            <w:webHidden/>
          </w:rPr>
          <w:fldChar w:fldCharType="separate"/>
        </w:r>
        <w:r>
          <w:rPr>
            <w:noProof/>
            <w:webHidden/>
          </w:rPr>
          <w:t>13</w:t>
        </w:r>
        <w:r>
          <w:rPr>
            <w:noProof/>
            <w:webHidden/>
          </w:rPr>
          <w:fldChar w:fldCharType="end"/>
        </w:r>
      </w:hyperlink>
    </w:p>
    <w:p w14:paraId="1161509F" w14:textId="3543E460"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10" w:history="1">
        <w:r w:rsidR="005A2B88" w:rsidRPr="00573B9C">
          <w:rPr>
            <w:rStyle w:val="Hipercze"/>
            <w:noProof/>
          </w:rPr>
          <w:t>Tabela 2 10 najważniejszych ataków lub usterek w aplikacjach internetowych</w:t>
        </w:r>
        <w:r w:rsidR="005A2B88">
          <w:rPr>
            <w:noProof/>
            <w:webHidden/>
          </w:rPr>
          <w:tab/>
        </w:r>
        <w:r w:rsidR="005A2B88">
          <w:rPr>
            <w:noProof/>
            <w:webHidden/>
          </w:rPr>
          <w:fldChar w:fldCharType="begin"/>
        </w:r>
        <w:r w:rsidR="005A2B88">
          <w:rPr>
            <w:noProof/>
            <w:webHidden/>
          </w:rPr>
          <w:instrText xml:space="preserve"> PAGEREF _Toc29377010 \h </w:instrText>
        </w:r>
        <w:r w:rsidR="005A2B88">
          <w:rPr>
            <w:noProof/>
            <w:webHidden/>
          </w:rPr>
        </w:r>
        <w:r w:rsidR="005A2B88">
          <w:rPr>
            <w:noProof/>
            <w:webHidden/>
          </w:rPr>
          <w:fldChar w:fldCharType="separate"/>
        </w:r>
        <w:r w:rsidR="005A2B88">
          <w:rPr>
            <w:noProof/>
            <w:webHidden/>
          </w:rPr>
          <w:t>15</w:t>
        </w:r>
        <w:r w:rsidR="005A2B88">
          <w:rPr>
            <w:noProof/>
            <w:webHidden/>
          </w:rPr>
          <w:fldChar w:fldCharType="end"/>
        </w:r>
      </w:hyperlink>
    </w:p>
    <w:p w14:paraId="5D5EA0FA" w14:textId="24FA87A8"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11" w:history="1">
        <w:r w:rsidR="005A2B88" w:rsidRPr="00573B9C">
          <w:rPr>
            <w:rStyle w:val="Hipercze"/>
            <w:noProof/>
          </w:rPr>
          <w:t>Tabela 3 Lista tabel projektowej bazy danych</w:t>
        </w:r>
        <w:r w:rsidR="005A2B88">
          <w:rPr>
            <w:noProof/>
            <w:webHidden/>
          </w:rPr>
          <w:tab/>
        </w:r>
        <w:r w:rsidR="005A2B88">
          <w:rPr>
            <w:noProof/>
            <w:webHidden/>
          </w:rPr>
          <w:fldChar w:fldCharType="begin"/>
        </w:r>
        <w:r w:rsidR="005A2B88">
          <w:rPr>
            <w:noProof/>
            <w:webHidden/>
          </w:rPr>
          <w:instrText xml:space="preserve"> PAGEREF _Toc29377011 \h </w:instrText>
        </w:r>
        <w:r w:rsidR="005A2B88">
          <w:rPr>
            <w:noProof/>
            <w:webHidden/>
          </w:rPr>
        </w:r>
        <w:r w:rsidR="005A2B88">
          <w:rPr>
            <w:noProof/>
            <w:webHidden/>
          </w:rPr>
          <w:fldChar w:fldCharType="separate"/>
        </w:r>
        <w:r w:rsidR="005A2B88">
          <w:rPr>
            <w:noProof/>
            <w:webHidden/>
          </w:rPr>
          <w:t>23</w:t>
        </w:r>
        <w:r w:rsidR="005A2B88">
          <w:rPr>
            <w:noProof/>
            <w:webHidden/>
          </w:rPr>
          <w:fldChar w:fldCharType="end"/>
        </w:r>
      </w:hyperlink>
    </w:p>
    <w:p w14:paraId="12528006" w14:textId="3B7F702A"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12" w:history="1">
        <w:r w:rsidR="005A2B88" w:rsidRPr="00573B9C">
          <w:rPr>
            <w:rStyle w:val="Hipercze"/>
            <w:noProof/>
          </w:rPr>
          <w:t>Tabela 4 Lista kontrolerów wykorzystanych w projekcie</w:t>
        </w:r>
        <w:r w:rsidR="005A2B88">
          <w:rPr>
            <w:noProof/>
            <w:webHidden/>
          </w:rPr>
          <w:tab/>
        </w:r>
        <w:r w:rsidR="005A2B88">
          <w:rPr>
            <w:noProof/>
            <w:webHidden/>
          </w:rPr>
          <w:fldChar w:fldCharType="begin"/>
        </w:r>
        <w:r w:rsidR="005A2B88">
          <w:rPr>
            <w:noProof/>
            <w:webHidden/>
          </w:rPr>
          <w:instrText xml:space="preserve"> PAGEREF _Toc29377012 \h </w:instrText>
        </w:r>
        <w:r w:rsidR="005A2B88">
          <w:rPr>
            <w:noProof/>
            <w:webHidden/>
          </w:rPr>
        </w:r>
        <w:r w:rsidR="005A2B88">
          <w:rPr>
            <w:noProof/>
            <w:webHidden/>
          </w:rPr>
          <w:fldChar w:fldCharType="separate"/>
        </w:r>
        <w:r w:rsidR="005A2B88">
          <w:rPr>
            <w:noProof/>
            <w:webHidden/>
          </w:rPr>
          <w:t>27</w:t>
        </w:r>
        <w:r w:rsidR="005A2B88">
          <w:rPr>
            <w:noProof/>
            <w:webHidden/>
          </w:rPr>
          <w:fldChar w:fldCharType="end"/>
        </w:r>
      </w:hyperlink>
    </w:p>
    <w:p w14:paraId="02061A8F" w14:textId="72F0E076"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13" w:history="1">
        <w:r w:rsidR="005A2B88" w:rsidRPr="00573B9C">
          <w:rPr>
            <w:rStyle w:val="Hipercze"/>
            <w:noProof/>
          </w:rPr>
          <w:t>Tabela 5 Opis parametrów akceptowanych przez filtr boolowski</w:t>
        </w:r>
        <w:r w:rsidR="005A2B88">
          <w:rPr>
            <w:noProof/>
            <w:webHidden/>
          </w:rPr>
          <w:tab/>
        </w:r>
        <w:r w:rsidR="005A2B88">
          <w:rPr>
            <w:noProof/>
            <w:webHidden/>
          </w:rPr>
          <w:fldChar w:fldCharType="begin"/>
        </w:r>
        <w:r w:rsidR="005A2B88">
          <w:rPr>
            <w:noProof/>
            <w:webHidden/>
          </w:rPr>
          <w:instrText xml:space="preserve"> PAGEREF _Toc29377013 \h </w:instrText>
        </w:r>
        <w:r w:rsidR="005A2B88">
          <w:rPr>
            <w:noProof/>
            <w:webHidden/>
          </w:rPr>
        </w:r>
        <w:r w:rsidR="005A2B88">
          <w:rPr>
            <w:noProof/>
            <w:webHidden/>
          </w:rPr>
          <w:fldChar w:fldCharType="separate"/>
        </w:r>
        <w:r w:rsidR="005A2B88">
          <w:rPr>
            <w:noProof/>
            <w:webHidden/>
          </w:rPr>
          <w:t>39</w:t>
        </w:r>
        <w:r w:rsidR="005A2B88">
          <w:rPr>
            <w:noProof/>
            <w:webHidden/>
          </w:rPr>
          <w:fldChar w:fldCharType="end"/>
        </w:r>
      </w:hyperlink>
    </w:p>
    <w:p w14:paraId="2AE62C01" w14:textId="4E8FC617" w:rsidR="005A2B88" w:rsidRDefault="005A2B88" w:rsidP="005303FF">
      <w:pPr>
        <w:pStyle w:val="Tekstpodstawowy"/>
        <w:jc w:val="both"/>
      </w:pPr>
      <w:r>
        <w:fldChar w:fldCharType="end"/>
      </w:r>
    </w:p>
    <w:p w14:paraId="7CAF467B" w14:textId="77777777" w:rsidR="005A2B88" w:rsidRDefault="005A2B88" w:rsidP="005303FF">
      <w:pPr>
        <w:widowControl/>
        <w:suppressAutoHyphens w:val="0"/>
        <w:jc w:val="both"/>
      </w:pPr>
      <w:r>
        <w:br w:type="page"/>
      </w:r>
    </w:p>
    <w:p w14:paraId="36394819" w14:textId="3F31C6C5" w:rsidR="002848EB" w:rsidRDefault="005A2B88" w:rsidP="005303FF">
      <w:pPr>
        <w:pStyle w:val="Nagwek1"/>
        <w:jc w:val="both"/>
      </w:pPr>
      <w:bookmarkStart w:id="391" w:name="_Toc29673492"/>
      <w:r>
        <w:lastRenderedPageBreak/>
        <w:t>Spis ilustracji</w:t>
      </w:r>
      <w:bookmarkEnd w:id="391"/>
    </w:p>
    <w:p w14:paraId="2435F75D" w14:textId="7AC562D0" w:rsidR="005A2B88" w:rsidRDefault="005A2B88"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r>
        <w:fldChar w:fldCharType="begin"/>
      </w:r>
      <w:r>
        <w:instrText xml:space="preserve"> TOC \h \z \c "Rysunek" </w:instrText>
      </w:r>
      <w:r>
        <w:fldChar w:fldCharType="separate"/>
      </w:r>
      <w:hyperlink w:anchor="_Toc29377054" w:history="1">
        <w:r w:rsidRPr="005331AC">
          <w:rPr>
            <w:rStyle w:val="Hipercze"/>
            <w:noProof/>
          </w:rPr>
          <w:t>Rysunek 1 Flux - diagram przedstawiający podstawowy schemat przepływu danych</w:t>
        </w:r>
        <w:r>
          <w:rPr>
            <w:rStyle w:val="Hipercze"/>
            <w:noProof/>
          </w:rPr>
          <w:t>.</w:t>
        </w:r>
        <w:r w:rsidRPr="005A2B88">
          <w:rPr>
            <w:rStyle w:val="Hipercze"/>
            <w:noProof/>
          </w:rPr>
          <w:t xml:space="preserve"> Źródło:</w:t>
        </w:r>
        <w:r>
          <w:rPr>
            <w:rStyle w:val="Hipercze"/>
            <w:noProof/>
          </w:rPr>
          <w:t xml:space="preserve"> opracowanie własne</w:t>
        </w:r>
        <w:r>
          <w:rPr>
            <w:noProof/>
            <w:webHidden/>
          </w:rPr>
          <w:tab/>
        </w:r>
        <w:r>
          <w:rPr>
            <w:noProof/>
            <w:webHidden/>
          </w:rPr>
          <w:fldChar w:fldCharType="begin"/>
        </w:r>
        <w:r>
          <w:rPr>
            <w:noProof/>
            <w:webHidden/>
          </w:rPr>
          <w:instrText xml:space="preserve"> PAGEREF _Toc29377054 \h </w:instrText>
        </w:r>
        <w:r>
          <w:rPr>
            <w:noProof/>
            <w:webHidden/>
          </w:rPr>
        </w:r>
        <w:r>
          <w:rPr>
            <w:noProof/>
            <w:webHidden/>
          </w:rPr>
          <w:fldChar w:fldCharType="separate"/>
        </w:r>
        <w:r>
          <w:rPr>
            <w:noProof/>
            <w:webHidden/>
          </w:rPr>
          <w:t>6</w:t>
        </w:r>
        <w:r>
          <w:rPr>
            <w:noProof/>
            <w:webHidden/>
          </w:rPr>
          <w:fldChar w:fldCharType="end"/>
        </w:r>
      </w:hyperlink>
    </w:p>
    <w:p w14:paraId="455F7CFB" w14:textId="760BA33D"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55" w:history="1">
        <w:r w:rsidR="005A2B88" w:rsidRPr="005331AC">
          <w:rPr>
            <w:rStyle w:val="Hipercze"/>
            <w:noProof/>
          </w:rPr>
          <w:t>Rysunek 2 Diagram przedstawiający ogólny schemat przepływu danych przy zarządzaniu stanem. Źródło: https://ngrx.io/guide/store#diagram</w:t>
        </w:r>
        <w:r w:rsidR="005A2B88">
          <w:rPr>
            <w:noProof/>
            <w:webHidden/>
          </w:rPr>
          <w:tab/>
        </w:r>
        <w:r w:rsidR="005A2B88">
          <w:rPr>
            <w:noProof/>
            <w:webHidden/>
          </w:rPr>
          <w:fldChar w:fldCharType="begin"/>
        </w:r>
        <w:r w:rsidR="005A2B88">
          <w:rPr>
            <w:noProof/>
            <w:webHidden/>
          </w:rPr>
          <w:instrText xml:space="preserve"> PAGEREF _Toc29377055 \h </w:instrText>
        </w:r>
        <w:r w:rsidR="005A2B88">
          <w:rPr>
            <w:noProof/>
            <w:webHidden/>
          </w:rPr>
        </w:r>
        <w:r w:rsidR="005A2B88">
          <w:rPr>
            <w:noProof/>
            <w:webHidden/>
          </w:rPr>
          <w:fldChar w:fldCharType="separate"/>
        </w:r>
        <w:r w:rsidR="005A2B88">
          <w:rPr>
            <w:noProof/>
            <w:webHidden/>
          </w:rPr>
          <w:t>7</w:t>
        </w:r>
        <w:r w:rsidR="005A2B88">
          <w:rPr>
            <w:noProof/>
            <w:webHidden/>
          </w:rPr>
          <w:fldChar w:fldCharType="end"/>
        </w:r>
      </w:hyperlink>
    </w:p>
    <w:p w14:paraId="7B4A8CFC" w14:textId="1E9972D9"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56" w:history="1">
        <w:r w:rsidR="005A2B88" w:rsidRPr="005331AC">
          <w:rPr>
            <w:rStyle w:val="Hipercze"/>
            <w:noProof/>
          </w:rPr>
          <w:t>Rysunek 3 Diagram przypadków użycia przedstawiający uprawnienia użytkownika</w:t>
        </w:r>
        <w:r w:rsidR="005A2B88">
          <w:rPr>
            <w:rStyle w:val="Hipercze"/>
            <w:noProof/>
          </w:rPr>
          <w:t>.</w:t>
        </w:r>
        <w:r w:rsidR="005A2B88" w:rsidRPr="005A2B88">
          <w:t xml:space="preserve"> </w:t>
        </w:r>
        <w:r w:rsidR="005A2B88" w:rsidRPr="005A2B88">
          <w:rPr>
            <w:rStyle w:val="Hipercze"/>
            <w:noProof/>
          </w:rPr>
          <w:t>Źródło: opracowanie własne</w:t>
        </w:r>
        <w:r w:rsidR="005A2B88">
          <w:rPr>
            <w:noProof/>
            <w:webHidden/>
          </w:rPr>
          <w:tab/>
        </w:r>
        <w:r w:rsidR="005A2B88">
          <w:rPr>
            <w:noProof/>
            <w:webHidden/>
          </w:rPr>
          <w:fldChar w:fldCharType="begin"/>
        </w:r>
        <w:r w:rsidR="005A2B88">
          <w:rPr>
            <w:noProof/>
            <w:webHidden/>
          </w:rPr>
          <w:instrText xml:space="preserve"> PAGEREF _Toc29377056 \h </w:instrText>
        </w:r>
        <w:r w:rsidR="005A2B88">
          <w:rPr>
            <w:noProof/>
            <w:webHidden/>
          </w:rPr>
        </w:r>
        <w:r w:rsidR="005A2B88">
          <w:rPr>
            <w:noProof/>
            <w:webHidden/>
          </w:rPr>
          <w:fldChar w:fldCharType="separate"/>
        </w:r>
        <w:r w:rsidR="005A2B88">
          <w:rPr>
            <w:noProof/>
            <w:webHidden/>
          </w:rPr>
          <w:t>10</w:t>
        </w:r>
        <w:r w:rsidR="005A2B88">
          <w:rPr>
            <w:noProof/>
            <w:webHidden/>
          </w:rPr>
          <w:fldChar w:fldCharType="end"/>
        </w:r>
      </w:hyperlink>
    </w:p>
    <w:p w14:paraId="760F9DA6" w14:textId="202B72C2"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57" w:history="1">
        <w:r w:rsidR="005A2B88" w:rsidRPr="005331AC">
          <w:rPr>
            <w:rStyle w:val="Hipercze"/>
            <w:noProof/>
          </w:rPr>
          <w:t>Rysunek 4 Diagram przypadków użycia przedstawiający dodatkowe uprawnienia założyciela wydarzenia (oprócz podstawowych uprawnień administratora) oraz uczestnika wydarzenia</w:t>
        </w:r>
        <w:r w:rsidR="005A2B88" w:rsidRPr="005A2B88">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_Toc29377057 \h </w:instrText>
        </w:r>
        <w:r w:rsidR="005A2B88">
          <w:rPr>
            <w:noProof/>
            <w:webHidden/>
          </w:rPr>
        </w:r>
        <w:r w:rsidR="005A2B88">
          <w:rPr>
            <w:noProof/>
            <w:webHidden/>
          </w:rPr>
          <w:fldChar w:fldCharType="separate"/>
        </w:r>
        <w:r w:rsidR="005A2B88">
          <w:rPr>
            <w:noProof/>
            <w:webHidden/>
          </w:rPr>
          <w:t>10</w:t>
        </w:r>
        <w:r w:rsidR="005A2B88">
          <w:rPr>
            <w:noProof/>
            <w:webHidden/>
          </w:rPr>
          <w:fldChar w:fldCharType="end"/>
        </w:r>
      </w:hyperlink>
    </w:p>
    <w:p w14:paraId="501FDE1E" w14:textId="3DDE2DC8"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58" w:history="1">
        <w:r w:rsidR="005A2B88" w:rsidRPr="005331AC">
          <w:rPr>
            <w:rStyle w:val="Hipercze"/>
            <w:noProof/>
          </w:rPr>
          <w:t>Rysunek 5 Diagram przypadków użycia przedstawiający uprawnienia administratora wydarzenia</w:t>
        </w:r>
        <w:r w:rsidR="005A2B88" w:rsidRPr="005A2B88">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_Toc29377058 \h </w:instrText>
        </w:r>
        <w:r w:rsidR="005A2B88">
          <w:rPr>
            <w:noProof/>
            <w:webHidden/>
          </w:rPr>
        </w:r>
        <w:r w:rsidR="005A2B88">
          <w:rPr>
            <w:noProof/>
            <w:webHidden/>
          </w:rPr>
          <w:fldChar w:fldCharType="separate"/>
        </w:r>
        <w:r w:rsidR="005A2B88">
          <w:rPr>
            <w:noProof/>
            <w:webHidden/>
          </w:rPr>
          <w:t>11</w:t>
        </w:r>
        <w:r w:rsidR="005A2B88">
          <w:rPr>
            <w:noProof/>
            <w:webHidden/>
          </w:rPr>
          <w:fldChar w:fldCharType="end"/>
        </w:r>
      </w:hyperlink>
    </w:p>
    <w:p w14:paraId="719905A1" w14:textId="0F8F1911"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59" w:history="1">
        <w:r w:rsidR="005A2B88" w:rsidRPr="005331AC">
          <w:rPr>
            <w:rStyle w:val="Hipercze"/>
            <w:noProof/>
          </w:rPr>
          <w:t>Rysunek 6 Architektura tworzonego systemu</w:t>
        </w:r>
        <w:r w:rsidR="005A2B88" w:rsidRPr="005A2B88">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_Toc29377059 \h </w:instrText>
        </w:r>
        <w:r w:rsidR="005A2B88">
          <w:rPr>
            <w:noProof/>
            <w:webHidden/>
          </w:rPr>
        </w:r>
        <w:r w:rsidR="005A2B88">
          <w:rPr>
            <w:noProof/>
            <w:webHidden/>
          </w:rPr>
          <w:fldChar w:fldCharType="separate"/>
        </w:r>
        <w:r w:rsidR="005A2B88">
          <w:rPr>
            <w:noProof/>
            <w:webHidden/>
          </w:rPr>
          <w:t>11</w:t>
        </w:r>
        <w:r w:rsidR="005A2B88">
          <w:rPr>
            <w:noProof/>
            <w:webHidden/>
          </w:rPr>
          <w:fldChar w:fldCharType="end"/>
        </w:r>
      </w:hyperlink>
    </w:p>
    <w:p w14:paraId="1679DE70" w14:textId="7FC1589F"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60" w:history="1">
        <w:r w:rsidR="005A2B88" w:rsidRPr="005331AC">
          <w:rPr>
            <w:rStyle w:val="Hipercze"/>
            <w:noProof/>
          </w:rPr>
          <w:t>Rysunek 7 Przykładowy zaszyfrowany JWT</w:t>
        </w:r>
        <w:r w:rsidR="005A2B88" w:rsidRPr="005A2B88">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_Toc29377060 \h </w:instrText>
        </w:r>
        <w:r w:rsidR="005A2B88">
          <w:rPr>
            <w:noProof/>
            <w:webHidden/>
          </w:rPr>
        </w:r>
        <w:r w:rsidR="005A2B88">
          <w:rPr>
            <w:noProof/>
            <w:webHidden/>
          </w:rPr>
          <w:fldChar w:fldCharType="separate"/>
        </w:r>
        <w:r w:rsidR="005A2B88">
          <w:rPr>
            <w:noProof/>
            <w:webHidden/>
          </w:rPr>
          <w:t>15</w:t>
        </w:r>
        <w:r w:rsidR="005A2B88">
          <w:rPr>
            <w:noProof/>
            <w:webHidden/>
          </w:rPr>
          <w:fldChar w:fldCharType="end"/>
        </w:r>
      </w:hyperlink>
    </w:p>
    <w:p w14:paraId="5C57265C" w14:textId="3771B57D"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61" w:history="1">
        <w:r w:rsidR="005A2B88" w:rsidRPr="005331AC">
          <w:rPr>
            <w:rStyle w:val="Hipercze"/>
            <w:noProof/>
          </w:rPr>
          <w:t>Rysunek 8 Odkodowany JWT</w:t>
        </w:r>
        <w:r w:rsidR="005A2B88" w:rsidRPr="005A2B88">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_Toc29377061 \h </w:instrText>
        </w:r>
        <w:r w:rsidR="005A2B88">
          <w:rPr>
            <w:noProof/>
            <w:webHidden/>
          </w:rPr>
        </w:r>
        <w:r w:rsidR="005A2B88">
          <w:rPr>
            <w:noProof/>
            <w:webHidden/>
          </w:rPr>
          <w:fldChar w:fldCharType="separate"/>
        </w:r>
        <w:r w:rsidR="005A2B88">
          <w:rPr>
            <w:noProof/>
            <w:webHidden/>
          </w:rPr>
          <w:t>16</w:t>
        </w:r>
        <w:r w:rsidR="005A2B88">
          <w:rPr>
            <w:noProof/>
            <w:webHidden/>
          </w:rPr>
          <w:fldChar w:fldCharType="end"/>
        </w:r>
      </w:hyperlink>
    </w:p>
    <w:p w14:paraId="16676FB1" w14:textId="204C3B47"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62" w:history="1">
        <w:r w:rsidR="005A2B88" w:rsidRPr="005331AC">
          <w:rPr>
            <w:rStyle w:val="Hipercze"/>
            <w:noProof/>
          </w:rPr>
          <w:t>Rysunek 9 Przykład ciasteczka HTTPOnly o nazwie SESSION_TOKEN zawierającego JWT</w:t>
        </w:r>
        <w:r w:rsidR="005A2B88" w:rsidRPr="005A2B88">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_Toc29377062 \h </w:instrText>
        </w:r>
        <w:r w:rsidR="005A2B88">
          <w:rPr>
            <w:noProof/>
            <w:webHidden/>
          </w:rPr>
        </w:r>
        <w:r w:rsidR="005A2B88">
          <w:rPr>
            <w:noProof/>
            <w:webHidden/>
          </w:rPr>
          <w:fldChar w:fldCharType="separate"/>
        </w:r>
        <w:r w:rsidR="005A2B88">
          <w:rPr>
            <w:noProof/>
            <w:webHidden/>
          </w:rPr>
          <w:t>16</w:t>
        </w:r>
        <w:r w:rsidR="005A2B88">
          <w:rPr>
            <w:noProof/>
            <w:webHidden/>
          </w:rPr>
          <w:fldChar w:fldCharType="end"/>
        </w:r>
      </w:hyperlink>
    </w:p>
    <w:p w14:paraId="19348BBB" w14:textId="278AD57B"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63" w:history="1">
        <w:r w:rsidR="005A2B88" w:rsidRPr="005331AC">
          <w:rPr>
            <w:rStyle w:val="Hipercze"/>
            <w:noProof/>
          </w:rPr>
          <w:t>Rysunek 10 Diagram sekwencji opisujący proces wysyłania zapytań GET do API z poziomu przeglądarki z użyciem Angular HTTP Client</w:t>
        </w:r>
        <w:r w:rsidR="005A2B88" w:rsidRPr="005A2B88">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_Toc29377063 \h </w:instrText>
        </w:r>
        <w:r w:rsidR="005A2B88">
          <w:rPr>
            <w:noProof/>
            <w:webHidden/>
          </w:rPr>
        </w:r>
        <w:r w:rsidR="005A2B88">
          <w:rPr>
            <w:noProof/>
            <w:webHidden/>
          </w:rPr>
          <w:fldChar w:fldCharType="separate"/>
        </w:r>
        <w:r w:rsidR="005A2B88">
          <w:rPr>
            <w:noProof/>
            <w:webHidden/>
          </w:rPr>
          <w:t>17</w:t>
        </w:r>
        <w:r w:rsidR="005A2B88">
          <w:rPr>
            <w:noProof/>
            <w:webHidden/>
          </w:rPr>
          <w:fldChar w:fldCharType="end"/>
        </w:r>
      </w:hyperlink>
    </w:p>
    <w:p w14:paraId="0FE141C7" w14:textId="142C9C7D"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64" w:history="1">
        <w:r w:rsidR="005A2B88" w:rsidRPr="005331AC">
          <w:rPr>
            <w:rStyle w:val="Hipercze"/>
            <w:noProof/>
          </w:rPr>
          <w:t>Rysunek 11 Diagram ER zaprojektowanej bazy danych</w:t>
        </w:r>
        <w:r w:rsidR="005A2B88" w:rsidRPr="005A2B88">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_Toc29377064 \h </w:instrText>
        </w:r>
        <w:r w:rsidR="005A2B88">
          <w:rPr>
            <w:noProof/>
            <w:webHidden/>
          </w:rPr>
        </w:r>
        <w:r w:rsidR="005A2B88">
          <w:rPr>
            <w:noProof/>
            <w:webHidden/>
          </w:rPr>
          <w:fldChar w:fldCharType="separate"/>
        </w:r>
        <w:r w:rsidR="005A2B88">
          <w:rPr>
            <w:noProof/>
            <w:webHidden/>
          </w:rPr>
          <w:t>24</w:t>
        </w:r>
        <w:r w:rsidR="005A2B88">
          <w:rPr>
            <w:noProof/>
            <w:webHidden/>
          </w:rPr>
          <w:fldChar w:fldCharType="end"/>
        </w:r>
      </w:hyperlink>
    </w:p>
    <w:p w14:paraId="4FA535A6" w14:textId="0E7C21DC"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65" w:history="1">
        <w:r w:rsidR="005A2B88" w:rsidRPr="005331AC">
          <w:rPr>
            <w:rStyle w:val="Hipercze"/>
            <w:noProof/>
          </w:rPr>
          <w:t>Rysunek 12 Komenda umożliwiająca wygenerowanie modeli domenowych</w:t>
        </w:r>
        <w:r w:rsidR="005A2B88" w:rsidRPr="005A2B88">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_Toc29377065 \h </w:instrText>
        </w:r>
        <w:r w:rsidR="005A2B88">
          <w:rPr>
            <w:noProof/>
            <w:webHidden/>
          </w:rPr>
        </w:r>
        <w:r w:rsidR="005A2B88">
          <w:rPr>
            <w:noProof/>
            <w:webHidden/>
          </w:rPr>
          <w:fldChar w:fldCharType="separate"/>
        </w:r>
        <w:r w:rsidR="005A2B88">
          <w:rPr>
            <w:noProof/>
            <w:webHidden/>
          </w:rPr>
          <w:t>24</w:t>
        </w:r>
        <w:r w:rsidR="005A2B88">
          <w:rPr>
            <w:noProof/>
            <w:webHidden/>
          </w:rPr>
          <w:fldChar w:fldCharType="end"/>
        </w:r>
      </w:hyperlink>
    </w:p>
    <w:p w14:paraId="100810A7" w14:textId="4B2B9C1C"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66" w:history="1">
        <w:r w:rsidR="005A2B88" w:rsidRPr="005331AC">
          <w:rPr>
            <w:rStyle w:val="Hipercze"/>
            <w:noProof/>
          </w:rPr>
          <w:t>Rysunek 13 Ilustracja zawartości folderu Models, który mieści wygenerowane modele przez Entity Framework Core</w:t>
        </w:r>
        <w:r w:rsidR="005A2B88" w:rsidRPr="005A2B88">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_Toc29377066 \h </w:instrText>
        </w:r>
        <w:r w:rsidR="005A2B88">
          <w:rPr>
            <w:noProof/>
            <w:webHidden/>
          </w:rPr>
        </w:r>
        <w:r w:rsidR="005A2B88">
          <w:rPr>
            <w:noProof/>
            <w:webHidden/>
          </w:rPr>
          <w:fldChar w:fldCharType="separate"/>
        </w:r>
        <w:r w:rsidR="005A2B88">
          <w:rPr>
            <w:noProof/>
            <w:webHidden/>
          </w:rPr>
          <w:t>25</w:t>
        </w:r>
        <w:r w:rsidR="005A2B88">
          <w:rPr>
            <w:noProof/>
            <w:webHidden/>
          </w:rPr>
          <w:fldChar w:fldCharType="end"/>
        </w:r>
      </w:hyperlink>
    </w:p>
    <w:p w14:paraId="20738700" w14:textId="6310B7EF"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67" w:history="1">
        <w:r w:rsidR="005A2B88" w:rsidRPr="005331AC">
          <w:rPr>
            <w:rStyle w:val="Hipercze"/>
            <w:noProof/>
          </w:rPr>
          <w:t>Rysunek 14 Model wpisu jako przykładowy model wygenerowany przez EF Core</w:t>
        </w:r>
        <w:r w:rsidR="005A2B88" w:rsidRPr="005A2B88">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_Toc29377067 \h </w:instrText>
        </w:r>
        <w:r w:rsidR="005A2B88">
          <w:rPr>
            <w:noProof/>
            <w:webHidden/>
          </w:rPr>
        </w:r>
        <w:r w:rsidR="005A2B88">
          <w:rPr>
            <w:noProof/>
            <w:webHidden/>
          </w:rPr>
          <w:fldChar w:fldCharType="separate"/>
        </w:r>
        <w:r w:rsidR="005A2B88">
          <w:rPr>
            <w:noProof/>
            <w:webHidden/>
          </w:rPr>
          <w:t>25</w:t>
        </w:r>
        <w:r w:rsidR="005A2B88">
          <w:rPr>
            <w:noProof/>
            <w:webHidden/>
          </w:rPr>
          <w:fldChar w:fldCharType="end"/>
        </w:r>
      </w:hyperlink>
    </w:p>
    <w:p w14:paraId="0B0EC48C" w14:textId="136D3CE5"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68" w:history="1">
        <w:r w:rsidR="005A2B88" w:rsidRPr="005331AC">
          <w:rPr>
            <w:rStyle w:val="Hipercze"/>
            <w:noProof/>
          </w:rPr>
          <w:t>Rysunek 15 Diagram klas przedstawiający implementację wzorca repozytorium w tworzonej aplikacji</w:t>
        </w:r>
        <w:r w:rsidR="005A2B88" w:rsidRPr="005A2B88">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_Toc29377068 \h </w:instrText>
        </w:r>
        <w:r w:rsidR="005A2B88">
          <w:rPr>
            <w:noProof/>
            <w:webHidden/>
          </w:rPr>
        </w:r>
        <w:r w:rsidR="005A2B88">
          <w:rPr>
            <w:noProof/>
            <w:webHidden/>
          </w:rPr>
          <w:fldChar w:fldCharType="separate"/>
        </w:r>
        <w:r w:rsidR="005A2B88">
          <w:rPr>
            <w:noProof/>
            <w:webHidden/>
          </w:rPr>
          <w:t>28</w:t>
        </w:r>
        <w:r w:rsidR="005A2B88">
          <w:rPr>
            <w:noProof/>
            <w:webHidden/>
          </w:rPr>
          <w:fldChar w:fldCharType="end"/>
        </w:r>
      </w:hyperlink>
    </w:p>
    <w:p w14:paraId="5096F584" w14:textId="71BD53E7"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69" w:history="1">
        <w:r w:rsidR="005A2B88" w:rsidRPr="005331AC">
          <w:rPr>
            <w:rStyle w:val="Hipercze"/>
            <w:noProof/>
          </w:rPr>
          <w:t>Rysunek 16 Komunikacja pomiędzy komponentami przy zastosowaniu wzorca repozytoriów i serwisów. Źródło: opracowanie własne</w:t>
        </w:r>
        <w:r w:rsidR="005A2B88">
          <w:rPr>
            <w:noProof/>
            <w:webHidden/>
          </w:rPr>
          <w:tab/>
        </w:r>
        <w:r w:rsidR="005A2B88">
          <w:rPr>
            <w:noProof/>
            <w:webHidden/>
          </w:rPr>
          <w:fldChar w:fldCharType="begin"/>
        </w:r>
        <w:r w:rsidR="005A2B88">
          <w:rPr>
            <w:noProof/>
            <w:webHidden/>
          </w:rPr>
          <w:instrText xml:space="preserve"> PAGEREF _Toc29377069 \h </w:instrText>
        </w:r>
        <w:r w:rsidR="005A2B88">
          <w:rPr>
            <w:noProof/>
            <w:webHidden/>
          </w:rPr>
        </w:r>
        <w:r w:rsidR="005A2B88">
          <w:rPr>
            <w:noProof/>
            <w:webHidden/>
          </w:rPr>
          <w:fldChar w:fldCharType="separate"/>
        </w:r>
        <w:r w:rsidR="005A2B88">
          <w:rPr>
            <w:noProof/>
            <w:webHidden/>
          </w:rPr>
          <w:t>29</w:t>
        </w:r>
        <w:r w:rsidR="005A2B88">
          <w:rPr>
            <w:noProof/>
            <w:webHidden/>
          </w:rPr>
          <w:fldChar w:fldCharType="end"/>
        </w:r>
      </w:hyperlink>
    </w:p>
    <w:p w14:paraId="4A55ADCE" w14:textId="60C5D456"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70" w:history="1">
        <w:r w:rsidR="005A2B88" w:rsidRPr="005331AC">
          <w:rPr>
            <w:rStyle w:val="Hipercze"/>
            <w:noProof/>
          </w:rPr>
          <w:t>Rysunek 17 Metoda w kontrolerze UserPostController obsługująca zapytanie o konkretną liczbę wpisów użytkownika</w:t>
        </w:r>
        <w:r w:rsidR="005A2B88" w:rsidRPr="005A2B88">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_Toc29377070 \h </w:instrText>
        </w:r>
        <w:r w:rsidR="005A2B88">
          <w:rPr>
            <w:noProof/>
            <w:webHidden/>
          </w:rPr>
        </w:r>
        <w:r w:rsidR="005A2B88">
          <w:rPr>
            <w:noProof/>
            <w:webHidden/>
          </w:rPr>
          <w:fldChar w:fldCharType="separate"/>
        </w:r>
        <w:r w:rsidR="005A2B88">
          <w:rPr>
            <w:noProof/>
            <w:webHidden/>
          </w:rPr>
          <w:t>29</w:t>
        </w:r>
        <w:r w:rsidR="005A2B88">
          <w:rPr>
            <w:noProof/>
            <w:webHidden/>
          </w:rPr>
          <w:fldChar w:fldCharType="end"/>
        </w:r>
      </w:hyperlink>
    </w:p>
    <w:p w14:paraId="53F9A468" w14:textId="206FDB75"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71" w:history="1">
        <w:r w:rsidR="005A2B88" w:rsidRPr="005331AC">
          <w:rPr>
            <w:rStyle w:val="Hipercze"/>
            <w:noProof/>
          </w:rPr>
          <w:t>Rysunek 18 Wycinek serwisu UserPostService obsługujący logikę biznesową związaną z pobieraniem danych z repozytorium oraz przekształcaniem wyniku do postaci klasy UserPostDto</w:t>
        </w:r>
        <w:r w:rsidR="005A2B88" w:rsidRPr="005A2B88">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_Toc29377071 \h </w:instrText>
        </w:r>
        <w:r w:rsidR="005A2B88">
          <w:rPr>
            <w:noProof/>
            <w:webHidden/>
          </w:rPr>
        </w:r>
        <w:r w:rsidR="005A2B88">
          <w:rPr>
            <w:noProof/>
            <w:webHidden/>
          </w:rPr>
          <w:fldChar w:fldCharType="separate"/>
        </w:r>
        <w:r w:rsidR="005A2B88">
          <w:rPr>
            <w:noProof/>
            <w:webHidden/>
          </w:rPr>
          <w:t>30</w:t>
        </w:r>
        <w:r w:rsidR="005A2B88">
          <w:rPr>
            <w:noProof/>
            <w:webHidden/>
          </w:rPr>
          <w:fldChar w:fldCharType="end"/>
        </w:r>
      </w:hyperlink>
    </w:p>
    <w:p w14:paraId="2B250B31" w14:textId="7E42E6C6"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72" w:history="1">
        <w:r w:rsidR="005A2B88" w:rsidRPr="005331AC">
          <w:rPr>
            <w:rStyle w:val="Hipercze"/>
            <w:noProof/>
          </w:rPr>
          <w:t>Rysunek 19 Profil mapowania obiektu klasy UserPost do UserPostDto</w:t>
        </w:r>
        <w:r w:rsidR="005A2B88" w:rsidRPr="005A2B88">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_Toc29377072 \h </w:instrText>
        </w:r>
        <w:r w:rsidR="005A2B88">
          <w:rPr>
            <w:noProof/>
            <w:webHidden/>
          </w:rPr>
        </w:r>
        <w:r w:rsidR="005A2B88">
          <w:rPr>
            <w:noProof/>
            <w:webHidden/>
          </w:rPr>
          <w:fldChar w:fldCharType="separate"/>
        </w:r>
        <w:r w:rsidR="005A2B88">
          <w:rPr>
            <w:noProof/>
            <w:webHidden/>
          </w:rPr>
          <w:t>30</w:t>
        </w:r>
        <w:r w:rsidR="005A2B88">
          <w:rPr>
            <w:noProof/>
            <w:webHidden/>
          </w:rPr>
          <w:fldChar w:fldCharType="end"/>
        </w:r>
      </w:hyperlink>
    </w:p>
    <w:p w14:paraId="472B0F5F" w14:textId="679C40E0"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73" w:history="1">
        <w:r w:rsidR="005A2B88" w:rsidRPr="005331AC">
          <w:rPr>
            <w:rStyle w:val="Hipercze"/>
            <w:noProof/>
          </w:rPr>
          <w:t>Rysunek 20 Fragment repozytorium UserPostRepository wraz z metodą pobierającą niezbędne dane o wpisie z bazy danych</w:t>
        </w:r>
        <w:r w:rsidR="005A2B88" w:rsidRPr="005A2B88">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_Toc29377073 \h </w:instrText>
        </w:r>
        <w:r w:rsidR="005A2B88">
          <w:rPr>
            <w:noProof/>
            <w:webHidden/>
          </w:rPr>
        </w:r>
        <w:r w:rsidR="005A2B88">
          <w:rPr>
            <w:noProof/>
            <w:webHidden/>
          </w:rPr>
          <w:fldChar w:fldCharType="separate"/>
        </w:r>
        <w:r w:rsidR="005A2B88">
          <w:rPr>
            <w:noProof/>
            <w:webHidden/>
          </w:rPr>
          <w:t>31</w:t>
        </w:r>
        <w:r w:rsidR="005A2B88">
          <w:rPr>
            <w:noProof/>
            <w:webHidden/>
          </w:rPr>
          <w:fldChar w:fldCharType="end"/>
        </w:r>
      </w:hyperlink>
    </w:p>
    <w:p w14:paraId="59F98EAB" w14:textId="7071B075"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74" w:history="1">
        <w:r w:rsidR="005A2B88" w:rsidRPr="005331AC">
          <w:rPr>
            <w:rStyle w:val="Hipercze"/>
            <w:noProof/>
          </w:rPr>
          <w:t>Rysunek 21 Wycinek kodu przedstawiający metodę odpowiadającą za przetwarzanie zapytania o wyznaczoną listę wpisów na stronie wydarzenia</w:t>
        </w:r>
        <w:r w:rsidR="005A2B88" w:rsidRPr="005A2B88">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_Toc29377074 \h </w:instrText>
        </w:r>
        <w:r w:rsidR="005A2B88">
          <w:rPr>
            <w:noProof/>
            <w:webHidden/>
          </w:rPr>
        </w:r>
        <w:r w:rsidR="005A2B88">
          <w:rPr>
            <w:noProof/>
            <w:webHidden/>
          </w:rPr>
          <w:fldChar w:fldCharType="separate"/>
        </w:r>
        <w:r w:rsidR="005A2B88">
          <w:rPr>
            <w:noProof/>
            <w:webHidden/>
          </w:rPr>
          <w:t>32</w:t>
        </w:r>
        <w:r w:rsidR="005A2B88">
          <w:rPr>
            <w:noProof/>
            <w:webHidden/>
          </w:rPr>
          <w:fldChar w:fldCharType="end"/>
        </w:r>
      </w:hyperlink>
    </w:p>
    <w:p w14:paraId="55E32A2F" w14:textId="548B6599"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75" w:history="1">
        <w:r w:rsidR="005A2B88" w:rsidRPr="005331AC">
          <w:rPr>
            <w:rStyle w:val="Hipercze"/>
            <w:noProof/>
          </w:rPr>
          <w:t>Rysunek 22 Model GetEventPostRangeById</w:t>
        </w:r>
        <w:r w:rsidR="005A2B88" w:rsidRPr="005A2B88">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_Toc29377075 \h </w:instrText>
        </w:r>
        <w:r w:rsidR="005A2B88">
          <w:rPr>
            <w:noProof/>
            <w:webHidden/>
          </w:rPr>
        </w:r>
        <w:r w:rsidR="005A2B88">
          <w:rPr>
            <w:noProof/>
            <w:webHidden/>
          </w:rPr>
          <w:fldChar w:fldCharType="separate"/>
        </w:r>
        <w:r w:rsidR="005A2B88">
          <w:rPr>
            <w:noProof/>
            <w:webHidden/>
          </w:rPr>
          <w:t>32</w:t>
        </w:r>
        <w:r w:rsidR="005A2B88">
          <w:rPr>
            <w:noProof/>
            <w:webHidden/>
          </w:rPr>
          <w:fldChar w:fldCharType="end"/>
        </w:r>
      </w:hyperlink>
    </w:p>
    <w:p w14:paraId="06D634C7" w14:textId="02C58A68"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76" w:history="1">
        <w:r w:rsidR="005A2B88" w:rsidRPr="005331AC">
          <w:rPr>
            <w:rStyle w:val="Hipercze"/>
            <w:noProof/>
          </w:rPr>
          <w:t>Rysunek 23 Handler obsługujący odczytywanie wpisów na stronie wydarzenia w oparciu o podany model do odczytu</w:t>
        </w:r>
        <w:r w:rsidR="005A2B88" w:rsidRPr="005A2B88">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_Toc29377076 \h </w:instrText>
        </w:r>
        <w:r w:rsidR="005A2B88">
          <w:rPr>
            <w:noProof/>
            <w:webHidden/>
          </w:rPr>
        </w:r>
        <w:r w:rsidR="005A2B88">
          <w:rPr>
            <w:noProof/>
            <w:webHidden/>
          </w:rPr>
          <w:fldChar w:fldCharType="separate"/>
        </w:r>
        <w:r w:rsidR="005A2B88">
          <w:rPr>
            <w:noProof/>
            <w:webHidden/>
          </w:rPr>
          <w:t>32</w:t>
        </w:r>
        <w:r w:rsidR="005A2B88">
          <w:rPr>
            <w:noProof/>
            <w:webHidden/>
          </w:rPr>
          <w:fldChar w:fldCharType="end"/>
        </w:r>
      </w:hyperlink>
    </w:p>
    <w:p w14:paraId="62B378C1" w14:textId="6F5B79DE"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77" w:history="1">
        <w:r w:rsidR="005A2B88" w:rsidRPr="005331AC">
          <w:rPr>
            <w:rStyle w:val="Hipercze"/>
            <w:noProof/>
          </w:rPr>
          <w:t>Rysunek 24 Obiekt JSON zawierający podstawowe dane nowego użytkownika</w:t>
        </w:r>
        <w:r w:rsidR="005A2B88" w:rsidRPr="005A2B88">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_Toc29377077 \h </w:instrText>
        </w:r>
        <w:r w:rsidR="005A2B88">
          <w:rPr>
            <w:noProof/>
            <w:webHidden/>
          </w:rPr>
        </w:r>
        <w:r w:rsidR="005A2B88">
          <w:rPr>
            <w:noProof/>
            <w:webHidden/>
          </w:rPr>
          <w:fldChar w:fldCharType="separate"/>
        </w:r>
        <w:r w:rsidR="005A2B88">
          <w:rPr>
            <w:noProof/>
            <w:webHidden/>
          </w:rPr>
          <w:t>33</w:t>
        </w:r>
        <w:r w:rsidR="005A2B88">
          <w:rPr>
            <w:noProof/>
            <w:webHidden/>
          </w:rPr>
          <w:fldChar w:fldCharType="end"/>
        </w:r>
      </w:hyperlink>
    </w:p>
    <w:p w14:paraId="1A2C6260" w14:textId="235F1B6F"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78" w:history="1">
        <w:r w:rsidR="005A2B88" w:rsidRPr="005331AC">
          <w:rPr>
            <w:rStyle w:val="Hipercze"/>
            <w:noProof/>
          </w:rPr>
          <w:t>Rysunek 25 Metoda w kontrolerze AuthController przetwarzająca rejestrację nowego użytkownika</w:t>
        </w:r>
        <w:r w:rsidR="005A2B88" w:rsidRPr="005A2B88">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_Toc29377078 \h </w:instrText>
        </w:r>
        <w:r w:rsidR="005A2B88">
          <w:rPr>
            <w:noProof/>
            <w:webHidden/>
          </w:rPr>
        </w:r>
        <w:r w:rsidR="005A2B88">
          <w:rPr>
            <w:noProof/>
            <w:webHidden/>
          </w:rPr>
          <w:fldChar w:fldCharType="separate"/>
        </w:r>
        <w:r w:rsidR="005A2B88">
          <w:rPr>
            <w:noProof/>
            <w:webHidden/>
          </w:rPr>
          <w:t>33</w:t>
        </w:r>
        <w:r w:rsidR="005A2B88">
          <w:rPr>
            <w:noProof/>
            <w:webHidden/>
          </w:rPr>
          <w:fldChar w:fldCharType="end"/>
        </w:r>
      </w:hyperlink>
    </w:p>
    <w:p w14:paraId="33C6C3AF" w14:textId="12AC3D61"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79" w:history="1">
        <w:r w:rsidR="005A2B88" w:rsidRPr="005331AC">
          <w:rPr>
            <w:rStyle w:val="Hipercze"/>
            <w:noProof/>
          </w:rPr>
          <w:t>Rysunek 26 Metoda w serwisie AuthenticationService odpowiadająca za rejestrację nowego użytkownika</w:t>
        </w:r>
        <w:r w:rsidR="005A2B88" w:rsidRPr="005A2B88">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_Toc29377079 \h </w:instrText>
        </w:r>
        <w:r w:rsidR="005A2B88">
          <w:rPr>
            <w:noProof/>
            <w:webHidden/>
          </w:rPr>
        </w:r>
        <w:r w:rsidR="005A2B88">
          <w:rPr>
            <w:noProof/>
            <w:webHidden/>
          </w:rPr>
          <w:fldChar w:fldCharType="separate"/>
        </w:r>
        <w:r w:rsidR="005A2B88">
          <w:rPr>
            <w:noProof/>
            <w:webHidden/>
          </w:rPr>
          <w:t>34</w:t>
        </w:r>
        <w:r w:rsidR="005A2B88">
          <w:rPr>
            <w:noProof/>
            <w:webHidden/>
          </w:rPr>
          <w:fldChar w:fldCharType="end"/>
        </w:r>
      </w:hyperlink>
    </w:p>
    <w:p w14:paraId="6B4DDD00" w14:textId="74BB73B9"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80" w:history="1">
        <w:r w:rsidR="005A2B88" w:rsidRPr="005331AC">
          <w:rPr>
            <w:rStyle w:val="Hipercze"/>
            <w:noProof/>
          </w:rPr>
          <w:t>Rysunek 27 Strona rejestracji nowego użytkownika</w:t>
        </w:r>
        <w:r w:rsidR="005A2B88" w:rsidRPr="005A2B88">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_Toc29377080 \h </w:instrText>
        </w:r>
        <w:r w:rsidR="005A2B88">
          <w:rPr>
            <w:noProof/>
            <w:webHidden/>
          </w:rPr>
        </w:r>
        <w:r w:rsidR="005A2B88">
          <w:rPr>
            <w:noProof/>
            <w:webHidden/>
          </w:rPr>
          <w:fldChar w:fldCharType="separate"/>
        </w:r>
        <w:r w:rsidR="005A2B88">
          <w:rPr>
            <w:noProof/>
            <w:webHidden/>
          </w:rPr>
          <w:t>34</w:t>
        </w:r>
        <w:r w:rsidR="005A2B88">
          <w:rPr>
            <w:noProof/>
            <w:webHidden/>
          </w:rPr>
          <w:fldChar w:fldCharType="end"/>
        </w:r>
      </w:hyperlink>
    </w:p>
    <w:p w14:paraId="25242D55" w14:textId="565376F8"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81" w:history="1">
        <w:r w:rsidR="005A2B88" w:rsidRPr="005331AC">
          <w:rPr>
            <w:rStyle w:val="Hipercze"/>
            <w:noProof/>
          </w:rPr>
          <w:t>Rysunek 28 Implementacja zapytania POST do REST API o poprawność wprowadzonych danych logowania</w:t>
        </w:r>
        <w:r w:rsidR="005A2B88" w:rsidRPr="005A2B88">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_Toc29377081 \h </w:instrText>
        </w:r>
        <w:r w:rsidR="005A2B88">
          <w:rPr>
            <w:noProof/>
            <w:webHidden/>
          </w:rPr>
        </w:r>
        <w:r w:rsidR="005A2B88">
          <w:rPr>
            <w:noProof/>
            <w:webHidden/>
          </w:rPr>
          <w:fldChar w:fldCharType="separate"/>
        </w:r>
        <w:r w:rsidR="005A2B88">
          <w:rPr>
            <w:noProof/>
            <w:webHidden/>
          </w:rPr>
          <w:t>35</w:t>
        </w:r>
        <w:r w:rsidR="005A2B88">
          <w:rPr>
            <w:noProof/>
            <w:webHidden/>
          </w:rPr>
          <w:fldChar w:fldCharType="end"/>
        </w:r>
      </w:hyperlink>
    </w:p>
    <w:p w14:paraId="77EBD1BE" w14:textId="5B07DE2F"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82" w:history="1">
        <w:r w:rsidR="005A2B88" w:rsidRPr="005331AC">
          <w:rPr>
            <w:rStyle w:val="Hipercze"/>
            <w:noProof/>
          </w:rPr>
          <w:t>Rysunek 29 Ilustracja fragmentu kodu odpowiadającego za rejestrację nowego użytkownika</w:t>
        </w:r>
        <w:r w:rsidR="005A2B88" w:rsidRPr="005A2B88">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_Toc29377082 \h </w:instrText>
        </w:r>
        <w:r w:rsidR="005A2B88">
          <w:rPr>
            <w:noProof/>
            <w:webHidden/>
          </w:rPr>
        </w:r>
        <w:r w:rsidR="005A2B88">
          <w:rPr>
            <w:noProof/>
            <w:webHidden/>
          </w:rPr>
          <w:fldChar w:fldCharType="separate"/>
        </w:r>
        <w:r w:rsidR="005A2B88">
          <w:rPr>
            <w:noProof/>
            <w:webHidden/>
          </w:rPr>
          <w:t>36</w:t>
        </w:r>
        <w:r w:rsidR="005A2B88">
          <w:rPr>
            <w:noProof/>
            <w:webHidden/>
          </w:rPr>
          <w:fldChar w:fldCharType="end"/>
        </w:r>
      </w:hyperlink>
    </w:p>
    <w:p w14:paraId="2CDA6B3F" w14:textId="57E3A5F6"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83" w:history="1">
        <w:r w:rsidR="005A2B88" w:rsidRPr="005331AC">
          <w:rPr>
            <w:rStyle w:val="Hipercze"/>
            <w:noProof/>
          </w:rPr>
          <w:t>Rysunek 30 Moduł konfiguracji routingu</w:t>
        </w:r>
        <w:r w:rsidR="005A2B88" w:rsidRPr="005A2B88">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_Toc29377083 \h </w:instrText>
        </w:r>
        <w:r w:rsidR="005A2B88">
          <w:rPr>
            <w:noProof/>
            <w:webHidden/>
          </w:rPr>
        </w:r>
        <w:r w:rsidR="005A2B88">
          <w:rPr>
            <w:noProof/>
            <w:webHidden/>
          </w:rPr>
          <w:fldChar w:fldCharType="separate"/>
        </w:r>
        <w:r w:rsidR="005A2B88">
          <w:rPr>
            <w:noProof/>
            <w:webHidden/>
          </w:rPr>
          <w:t>37</w:t>
        </w:r>
        <w:r w:rsidR="005A2B88">
          <w:rPr>
            <w:noProof/>
            <w:webHidden/>
          </w:rPr>
          <w:fldChar w:fldCharType="end"/>
        </w:r>
      </w:hyperlink>
    </w:p>
    <w:p w14:paraId="5251283A" w14:textId="5362B5FE"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84" w:history="1">
        <w:r w:rsidR="005A2B88" w:rsidRPr="005331AC">
          <w:rPr>
            <w:rStyle w:val="Hipercze"/>
            <w:noProof/>
          </w:rPr>
          <w:t>Rysunek 31 Skrypty i kod HTML komponentu ProfilePageComponent</w:t>
        </w:r>
        <w:r w:rsidR="005A2B88" w:rsidRPr="005A2B88">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_Toc29377084 \h </w:instrText>
        </w:r>
        <w:r w:rsidR="005A2B88">
          <w:rPr>
            <w:noProof/>
            <w:webHidden/>
          </w:rPr>
        </w:r>
        <w:r w:rsidR="005A2B88">
          <w:rPr>
            <w:noProof/>
            <w:webHidden/>
          </w:rPr>
          <w:fldChar w:fldCharType="separate"/>
        </w:r>
        <w:r w:rsidR="005A2B88">
          <w:rPr>
            <w:noProof/>
            <w:webHidden/>
          </w:rPr>
          <w:t>37</w:t>
        </w:r>
        <w:r w:rsidR="005A2B88">
          <w:rPr>
            <w:noProof/>
            <w:webHidden/>
          </w:rPr>
          <w:fldChar w:fldCharType="end"/>
        </w:r>
      </w:hyperlink>
    </w:p>
    <w:p w14:paraId="0E8118D5" w14:textId="0CECB322"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85" w:history="1">
        <w:r w:rsidR="005A2B88" w:rsidRPr="005331AC">
          <w:rPr>
            <w:rStyle w:val="Hipercze"/>
            <w:noProof/>
          </w:rPr>
          <w:t>Rysunek 32 Podstrona profilu użytkownika podzielona na komponenty</w:t>
        </w:r>
        <w:r w:rsidR="005A2B88" w:rsidRPr="005A2B88">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_Toc29377085 \h </w:instrText>
        </w:r>
        <w:r w:rsidR="005A2B88">
          <w:rPr>
            <w:noProof/>
            <w:webHidden/>
          </w:rPr>
        </w:r>
        <w:r w:rsidR="005A2B88">
          <w:rPr>
            <w:noProof/>
            <w:webHidden/>
          </w:rPr>
          <w:fldChar w:fldCharType="separate"/>
        </w:r>
        <w:r w:rsidR="005A2B88">
          <w:rPr>
            <w:noProof/>
            <w:webHidden/>
          </w:rPr>
          <w:t>38</w:t>
        </w:r>
        <w:r w:rsidR="005A2B88">
          <w:rPr>
            <w:noProof/>
            <w:webHidden/>
          </w:rPr>
          <w:fldChar w:fldCharType="end"/>
        </w:r>
      </w:hyperlink>
    </w:p>
    <w:p w14:paraId="09A25C1A" w14:textId="6FA0DB5E"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86" w:history="1">
        <w:r w:rsidR="005A2B88" w:rsidRPr="005331AC">
          <w:rPr>
            <w:rStyle w:val="Hipercze"/>
            <w:noProof/>
          </w:rPr>
          <w:t>Rysunek 33 Przykładowy dokument zawierający dane przeznaczone do wyszukiwania użytkowników</w:t>
        </w:r>
        <w:r w:rsidR="005A2B88" w:rsidRPr="005A2B88">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_Toc29377086 \h </w:instrText>
        </w:r>
        <w:r w:rsidR="005A2B88">
          <w:rPr>
            <w:noProof/>
            <w:webHidden/>
          </w:rPr>
        </w:r>
        <w:r w:rsidR="005A2B88">
          <w:rPr>
            <w:noProof/>
            <w:webHidden/>
          </w:rPr>
          <w:fldChar w:fldCharType="separate"/>
        </w:r>
        <w:r w:rsidR="005A2B88">
          <w:rPr>
            <w:noProof/>
            <w:webHidden/>
          </w:rPr>
          <w:t>39</w:t>
        </w:r>
        <w:r w:rsidR="005A2B88">
          <w:rPr>
            <w:noProof/>
            <w:webHidden/>
          </w:rPr>
          <w:fldChar w:fldCharType="end"/>
        </w:r>
      </w:hyperlink>
    </w:p>
    <w:p w14:paraId="34B4182E" w14:textId="1BE0A8BC"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87" w:history="1">
        <w:r w:rsidR="005A2B88" w:rsidRPr="005331AC">
          <w:rPr>
            <w:rStyle w:val="Hipercze"/>
            <w:noProof/>
          </w:rPr>
          <w:t>Rysunek 34 Odpowiedź serwera ES w programie Postman. Źródło: opracowanie własne</w:t>
        </w:r>
        <w:r w:rsidR="005A2B88">
          <w:rPr>
            <w:noProof/>
            <w:webHidden/>
          </w:rPr>
          <w:tab/>
        </w:r>
        <w:r w:rsidR="005A2B88">
          <w:rPr>
            <w:noProof/>
            <w:webHidden/>
          </w:rPr>
          <w:fldChar w:fldCharType="begin"/>
        </w:r>
        <w:r w:rsidR="005A2B88">
          <w:rPr>
            <w:noProof/>
            <w:webHidden/>
          </w:rPr>
          <w:instrText xml:space="preserve"> PAGEREF _Toc29377087 \h </w:instrText>
        </w:r>
        <w:r w:rsidR="005A2B88">
          <w:rPr>
            <w:noProof/>
            <w:webHidden/>
          </w:rPr>
        </w:r>
        <w:r w:rsidR="005A2B88">
          <w:rPr>
            <w:noProof/>
            <w:webHidden/>
          </w:rPr>
          <w:fldChar w:fldCharType="separate"/>
        </w:r>
        <w:r w:rsidR="005A2B88">
          <w:rPr>
            <w:noProof/>
            <w:webHidden/>
          </w:rPr>
          <w:t>40</w:t>
        </w:r>
        <w:r w:rsidR="005A2B88">
          <w:rPr>
            <w:noProof/>
            <w:webHidden/>
          </w:rPr>
          <w:fldChar w:fldCharType="end"/>
        </w:r>
      </w:hyperlink>
    </w:p>
    <w:p w14:paraId="7C10622B" w14:textId="252490B5"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88" w:history="1">
        <w:r w:rsidR="005A2B88" w:rsidRPr="005331AC">
          <w:rPr>
            <w:rStyle w:val="Hipercze"/>
            <w:noProof/>
          </w:rPr>
          <w:t>Rysunek 35 Fragment kodu przedstawiający aktualizację danych w klastrze Elasticsearch z użyciem klienta NEST</w:t>
        </w:r>
        <w:r w:rsidR="00B40535" w:rsidRPr="00B40535">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_Toc29377088 \h </w:instrText>
        </w:r>
        <w:r w:rsidR="005A2B88">
          <w:rPr>
            <w:noProof/>
            <w:webHidden/>
          </w:rPr>
        </w:r>
        <w:r w:rsidR="005A2B88">
          <w:rPr>
            <w:noProof/>
            <w:webHidden/>
          </w:rPr>
          <w:fldChar w:fldCharType="separate"/>
        </w:r>
        <w:r w:rsidR="005A2B88">
          <w:rPr>
            <w:noProof/>
            <w:webHidden/>
          </w:rPr>
          <w:t>40</w:t>
        </w:r>
        <w:r w:rsidR="005A2B88">
          <w:rPr>
            <w:noProof/>
            <w:webHidden/>
          </w:rPr>
          <w:fldChar w:fldCharType="end"/>
        </w:r>
      </w:hyperlink>
    </w:p>
    <w:p w14:paraId="1B92F413" w14:textId="7C79825B"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89" w:history="1">
        <w:r w:rsidR="005A2B88" w:rsidRPr="005331AC">
          <w:rPr>
            <w:rStyle w:val="Hipercze"/>
            <w:noProof/>
          </w:rPr>
          <w:t>Rysunek 36 Typy akcji dla reduktora danych użytkownika</w:t>
        </w:r>
        <w:r w:rsidR="00B40535" w:rsidRPr="00B40535">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_Toc29377089 \h </w:instrText>
        </w:r>
        <w:r w:rsidR="005A2B88">
          <w:rPr>
            <w:noProof/>
            <w:webHidden/>
          </w:rPr>
        </w:r>
        <w:r w:rsidR="005A2B88">
          <w:rPr>
            <w:noProof/>
            <w:webHidden/>
          </w:rPr>
          <w:fldChar w:fldCharType="separate"/>
        </w:r>
        <w:r w:rsidR="005A2B88">
          <w:rPr>
            <w:noProof/>
            <w:webHidden/>
          </w:rPr>
          <w:t>41</w:t>
        </w:r>
        <w:r w:rsidR="005A2B88">
          <w:rPr>
            <w:noProof/>
            <w:webHidden/>
          </w:rPr>
          <w:fldChar w:fldCharType="end"/>
        </w:r>
      </w:hyperlink>
    </w:p>
    <w:p w14:paraId="6FAA3878" w14:textId="06D03478"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90" w:history="1">
        <w:r w:rsidR="005A2B88" w:rsidRPr="005331AC">
          <w:rPr>
            <w:rStyle w:val="Hipercze"/>
            <w:noProof/>
          </w:rPr>
          <w:t>Rysunek 37 Efekty dla stanu danych użytkownika</w:t>
        </w:r>
        <w:r w:rsidR="00B40535" w:rsidRPr="00B40535">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_Toc29377090 \h </w:instrText>
        </w:r>
        <w:r w:rsidR="005A2B88">
          <w:rPr>
            <w:noProof/>
            <w:webHidden/>
          </w:rPr>
        </w:r>
        <w:r w:rsidR="005A2B88">
          <w:rPr>
            <w:noProof/>
            <w:webHidden/>
          </w:rPr>
          <w:fldChar w:fldCharType="separate"/>
        </w:r>
        <w:r w:rsidR="005A2B88">
          <w:rPr>
            <w:noProof/>
            <w:webHidden/>
          </w:rPr>
          <w:t>42</w:t>
        </w:r>
        <w:r w:rsidR="005A2B88">
          <w:rPr>
            <w:noProof/>
            <w:webHidden/>
          </w:rPr>
          <w:fldChar w:fldCharType="end"/>
        </w:r>
      </w:hyperlink>
    </w:p>
    <w:p w14:paraId="70453CF1" w14:textId="5C8AE80D"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91" w:history="1">
        <w:r w:rsidR="005A2B88" w:rsidRPr="005331AC">
          <w:rPr>
            <w:rStyle w:val="Hipercze"/>
            <w:noProof/>
          </w:rPr>
          <w:t>Rysunek 38 Stan i reduktor danych użytkownika</w:t>
        </w:r>
        <w:r w:rsidR="00B40535" w:rsidRPr="00B40535">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_Toc29377091 \h </w:instrText>
        </w:r>
        <w:r w:rsidR="005A2B88">
          <w:rPr>
            <w:noProof/>
            <w:webHidden/>
          </w:rPr>
        </w:r>
        <w:r w:rsidR="005A2B88">
          <w:rPr>
            <w:noProof/>
            <w:webHidden/>
          </w:rPr>
          <w:fldChar w:fldCharType="separate"/>
        </w:r>
        <w:r w:rsidR="005A2B88">
          <w:rPr>
            <w:noProof/>
            <w:webHidden/>
          </w:rPr>
          <w:t>43</w:t>
        </w:r>
        <w:r w:rsidR="005A2B88">
          <w:rPr>
            <w:noProof/>
            <w:webHidden/>
          </w:rPr>
          <w:fldChar w:fldCharType="end"/>
        </w:r>
      </w:hyperlink>
    </w:p>
    <w:p w14:paraId="2B3FD261" w14:textId="57F51276"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92" w:history="1">
        <w:r w:rsidR="005A2B88" w:rsidRPr="005331AC">
          <w:rPr>
            <w:rStyle w:val="Hipercze"/>
            <w:noProof/>
          </w:rPr>
          <w:t>Rysunek 39 Hub obsługujący pracę z wiadomościami</w:t>
        </w:r>
        <w:r w:rsidR="00B40535" w:rsidRPr="00B40535">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_Toc29377092 \h </w:instrText>
        </w:r>
        <w:r w:rsidR="005A2B88">
          <w:rPr>
            <w:noProof/>
            <w:webHidden/>
          </w:rPr>
        </w:r>
        <w:r w:rsidR="005A2B88">
          <w:rPr>
            <w:noProof/>
            <w:webHidden/>
          </w:rPr>
          <w:fldChar w:fldCharType="separate"/>
        </w:r>
        <w:r w:rsidR="005A2B88">
          <w:rPr>
            <w:noProof/>
            <w:webHidden/>
          </w:rPr>
          <w:t>44</w:t>
        </w:r>
        <w:r w:rsidR="005A2B88">
          <w:rPr>
            <w:noProof/>
            <w:webHidden/>
          </w:rPr>
          <w:fldChar w:fldCharType="end"/>
        </w:r>
      </w:hyperlink>
    </w:p>
    <w:p w14:paraId="4A768B36" w14:textId="5C5E5CCF"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93" w:history="1">
        <w:r w:rsidR="005A2B88" w:rsidRPr="005331AC">
          <w:rPr>
            <w:rStyle w:val="Hipercze"/>
            <w:noProof/>
          </w:rPr>
          <w:t>Rysunek 40 Fragment kodu przedstawiający implementację nawiązania połączenia z serwerem</w:t>
        </w:r>
        <w:r w:rsidR="00B40535" w:rsidRPr="00B40535">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_Toc29377093 \h </w:instrText>
        </w:r>
        <w:r w:rsidR="005A2B88">
          <w:rPr>
            <w:noProof/>
            <w:webHidden/>
          </w:rPr>
        </w:r>
        <w:r w:rsidR="005A2B88">
          <w:rPr>
            <w:noProof/>
            <w:webHidden/>
          </w:rPr>
          <w:fldChar w:fldCharType="separate"/>
        </w:r>
        <w:r w:rsidR="005A2B88">
          <w:rPr>
            <w:noProof/>
            <w:webHidden/>
          </w:rPr>
          <w:t>44</w:t>
        </w:r>
        <w:r w:rsidR="005A2B88">
          <w:rPr>
            <w:noProof/>
            <w:webHidden/>
          </w:rPr>
          <w:fldChar w:fldCharType="end"/>
        </w:r>
      </w:hyperlink>
    </w:p>
    <w:p w14:paraId="40C76465" w14:textId="2B1B59E0"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94" w:history="1">
        <w:r w:rsidR="005A2B88" w:rsidRPr="005331AC">
          <w:rPr>
            <w:rStyle w:val="Hipercze"/>
            <w:noProof/>
          </w:rPr>
          <w:t>Rysunek 41 Fragment kodu przedstawiający metody nasłuchiwania i wywołania SignalR w aplikacji</w:t>
        </w:r>
        <w:r w:rsidR="00B40535" w:rsidRPr="00B40535">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_Toc29377094 \h </w:instrText>
        </w:r>
        <w:r w:rsidR="005A2B88">
          <w:rPr>
            <w:noProof/>
            <w:webHidden/>
          </w:rPr>
        </w:r>
        <w:r w:rsidR="005A2B88">
          <w:rPr>
            <w:noProof/>
            <w:webHidden/>
          </w:rPr>
          <w:fldChar w:fldCharType="separate"/>
        </w:r>
        <w:r w:rsidR="005A2B88">
          <w:rPr>
            <w:noProof/>
            <w:webHidden/>
          </w:rPr>
          <w:t>46</w:t>
        </w:r>
        <w:r w:rsidR="005A2B88">
          <w:rPr>
            <w:noProof/>
            <w:webHidden/>
          </w:rPr>
          <w:fldChar w:fldCharType="end"/>
        </w:r>
      </w:hyperlink>
    </w:p>
    <w:p w14:paraId="3C633EFF" w14:textId="5353B6B3"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95" w:history="1">
        <w:r w:rsidR="005A2B88" w:rsidRPr="005331AC">
          <w:rPr>
            <w:rStyle w:val="Hipercze"/>
            <w:noProof/>
          </w:rPr>
          <w:t>Rysunek 42 Implementacja serwisu wysyłającego wiadomości do klienta</w:t>
        </w:r>
        <w:r w:rsidR="00B40535" w:rsidRPr="00B40535">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_Toc29377095 \h </w:instrText>
        </w:r>
        <w:r w:rsidR="005A2B88">
          <w:rPr>
            <w:noProof/>
            <w:webHidden/>
          </w:rPr>
        </w:r>
        <w:r w:rsidR="005A2B88">
          <w:rPr>
            <w:noProof/>
            <w:webHidden/>
          </w:rPr>
          <w:fldChar w:fldCharType="separate"/>
        </w:r>
        <w:r w:rsidR="005A2B88">
          <w:rPr>
            <w:noProof/>
            <w:webHidden/>
          </w:rPr>
          <w:t>46</w:t>
        </w:r>
        <w:r w:rsidR="005A2B88">
          <w:rPr>
            <w:noProof/>
            <w:webHidden/>
          </w:rPr>
          <w:fldChar w:fldCharType="end"/>
        </w:r>
      </w:hyperlink>
    </w:p>
    <w:p w14:paraId="4674A157" w14:textId="4D94C014"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96" w:history="1">
        <w:r w:rsidR="005A2B88" w:rsidRPr="005331AC">
          <w:rPr>
            <w:rStyle w:val="Hipercze"/>
            <w:noProof/>
          </w:rPr>
          <w:t>Rysunek 43 Fragment kodu przedstawiający hub do oznaczania dostępności użytkowników</w:t>
        </w:r>
        <w:r w:rsidR="00B40535" w:rsidRPr="00B40535">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_Toc29377096 \h </w:instrText>
        </w:r>
        <w:r w:rsidR="005A2B88">
          <w:rPr>
            <w:noProof/>
            <w:webHidden/>
          </w:rPr>
        </w:r>
        <w:r w:rsidR="005A2B88">
          <w:rPr>
            <w:noProof/>
            <w:webHidden/>
          </w:rPr>
          <w:fldChar w:fldCharType="separate"/>
        </w:r>
        <w:r w:rsidR="005A2B88">
          <w:rPr>
            <w:noProof/>
            <w:webHidden/>
          </w:rPr>
          <w:t>47</w:t>
        </w:r>
        <w:r w:rsidR="005A2B88">
          <w:rPr>
            <w:noProof/>
            <w:webHidden/>
          </w:rPr>
          <w:fldChar w:fldCharType="end"/>
        </w:r>
      </w:hyperlink>
    </w:p>
    <w:p w14:paraId="035E653E" w14:textId="43742AEC"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97" w:history="1">
        <w:r w:rsidR="005A2B88" w:rsidRPr="005331AC">
          <w:rPr>
            <w:rStyle w:val="Hipercze"/>
            <w:noProof/>
          </w:rPr>
          <w:t>Rysunek 44 Fragment kodu przedstawiający implementację algorytmu CosSim</w:t>
        </w:r>
        <w:r w:rsidR="00B40535" w:rsidRPr="00B40535">
          <w:rPr>
            <w:rStyle w:val="Hipercze"/>
            <w:noProof/>
          </w:rPr>
          <w:t>. Źródło: opracowanie własne</w:t>
        </w:r>
        <w:r w:rsidR="00B40535">
          <w:rPr>
            <w:rStyle w:val="Hipercze"/>
            <w:noProof/>
          </w:rPr>
          <w:t xml:space="preserve"> </w:t>
        </w:r>
        <w:r w:rsidR="005A2B88">
          <w:rPr>
            <w:noProof/>
            <w:webHidden/>
          </w:rPr>
          <w:tab/>
        </w:r>
        <w:r w:rsidR="005A2B88">
          <w:rPr>
            <w:noProof/>
            <w:webHidden/>
          </w:rPr>
          <w:fldChar w:fldCharType="begin"/>
        </w:r>
        <w:r w:rsidR="005A2B88">
          <w:rPr>
            <w:noProof/>
            <w:webHidden/>
          </w:rPr>
          <w:instrText xml:space="preserve"> PAGEREF _Toc29377097 \h </w:instrText>
        </w:r>
        <w:r w:rsidR="005A2B88">
          <w:rPr>
            <w:noProof/>
            <w:webHidden/>
          </w:rPr>
        </w:r>
        <w:r w:rsidR="005A2B88">
          <w:rPr>
            <w:noProof/>
            <w:webHidden/>
          </w:rPr>
          <w:fldChar w:fldCharType="separate"/>
        </w:r>
        <w:r w:rsidR="005A2B88">
          <w:rPr>
            <w:noProof/>
            <w:webHidden/>
          </w:rPr>
          <w:t>49</w:t>
        </w:r>
        <w:r w:rsidR="005A2B88">
          <w:rPr>
            <w:noProof/>
            <w:webHidden/>
          </w:rPr>
          <w:fldChar w:fldCharType="end"/>
        </w:r>
      </w:hyperlink>
    </w:p>
    <w:p w14:paraId="575EBECF" w14:textId="5A9F84BD"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98" w:history="1">
        <w:r w:rsidR="005A2B88" w:rsidRPr="005331AC">
          <w:rPr>
            <w:rStyle w:val="Hipercze"/>
            <w:noProof/>
          </w:rPr>
          <w:t>Rysunek 45 Podstrona wymiany wiadomości</w:t>
        </w:r>
        <w:r w:rsidR="00B40535" w:rsidRPr="00B40535">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_Toc29377098 \h </w:instrText>
        </w:r>
        <w:r w:rsidR="005A2B88">
          <w:rPr>
            <w:noProof/>
            <w:webHidden/>
          </w:rPr>
        </w:r>
        <w:r w:rsidR="005A2B88">
          <w:rPr>
            <w:noProof/>
            <w:webHidden/>
          </w:rPr>
          <w:fldChar w:fldCharType="separate"/>
        </w:r>
        <w:r w:rsidR="005A2B88">
          <w:rPr>
            <w:noProof/>
            <w:webHidden/>
          </w:rPr>
          <w:t>49</w:t>
        </w:r>
        <w:r w:rsidR="005A2B88">
          <w:rPr>
            <w:noProof/>
            <w:webHidden/>
          </w:rPr>
          <w:fldChar w:fldCharType="end"/>
        </w:r>
      </w:hyperlink>
    </w:p>
    <w:p w14:paraId="68CAE962" w14:textId="34B41ACE"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099" w:history="1">
        <w:r w:rsidR="005A2B88" w:rsidRPr="005331AC">
          <w:rPr>
            <w:rStyle w:val="Hipercze"/>
            <w:noProof/>
          </w:rPr>
          <w:t>Rysunek 46 Podstrona wydarzenia</w:t>
        </w:r>
        <w:r w:rsidR="00B40535" w:rsidRPr="00B40535">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_Toc29377099 \h </w:instrText>
        </w:r>
        <w:r w:rsidR="005A2B88">
          <w:rPr>
            <w:noProof/>
            <w:webHidden/>
          </w:rPr>
        </w:r>
        <w:r w:rsidR="005A2B88">
          <w:rPr>
            <w:noProof/>
            <w:webHidden/>
          </w:rPr>
          <w:fldChar w:fldCharType="separate"/>
        </w:r>
        <w:r w:rsidR="005A2B88">
          <w:rPr>
            <w:noProof/>
            <w:webHidden/>
          </w:rPr>
          <w:t>50</w:t>
        </w:r>
        <w:r w:rsidR="005A2B88">
          <w:rPr>
            <w:noProof/>
            <w:webHidden/>
          </w:rPr>
          <w:fldChar w:fldCharType="end"/>
        </w:r>
      </w:hyperlink>
    </w:p>
    <w:p w14:paraId="4B683ACE" w14:textId="35D921AF"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100" w:history="1">
        <w:r w:rsidR="005A2B88" w:rsidRPr="005331AC">
          <w:rPr>
            <w:rStyle w:val="Hipercze"/>
            <w:noProof/>
          </w:rPr>
          <w:t>Rysunek 47 Podstrona ustawień wydarzenia</w:t>
        </w:r>
        <w:r w:rsidR="00B40535" w:rsidRPr="00B40535">
          <w:rPr>
            <w:rStyle w:val="Hipercze"/>
            <w:noProof/>
          </w:rPr>
          <w:t>. Źródło: opracowanie własne</w:t>
        </w:r>
        <w:r w:rsidR="00B40535">
          <w:rPr>
            <w:rStyle w:val="Hipercze"/>
            <w:noProof/>
          </w:rPr>
          <w:t xml:space="preserve"> </w:t>
        </w:r>
        <w:r w:rsidR="005A2B88">
          <w:rPr>
            <w:noProof/>
            <w:webHidden/>
          </w:rPr>
          <w:tab/>
        </w:r>
        <w:r w:rsidR="005A2B88">
          <w:rPr>
            <w:noProof/>
            <w:webHidden/>
          </w:rPr>
          <w:fldChar w:fldCharType="begin"/>
        </w:r>
        <w:r w:rsidR="005A2B88">
          <w:rPr>
            <w:noProof/>
            <w:webHidden/>
          </w:rPr>
          <w:instrText xml:space="preserve"> PAGEREF _Toc29377100 \h </w:instrText>
        </w:r>
        <w:r w:rsidR="005A2B88">
          <w:rPr>
            <w:noProof/>
            <w:webHidden/>
          </w:rPr>
        </w:r>
        <w:r w:rsidR="005A2B88">
          <w:rPr>
            <w:noProof/>
            <w:webHidden/>
          </w:rPr>
          <w:fldChar w:fldCharType="separate"/>
        </w:r>
        <w:r w:rsidR="005A2B88">
          <w:rPr>
            <w:noProof/>
            <w:webHidden/>
          </w:rPr>
          <w:t>50</w:t>
        </w:r>
        <w:r w:rsidR="005A2B88">
          <w:rPr>
            <w:noProof/>
            <w:webHidden/>
          </w:rPr>
          <w:fldChar w:fldCharType="end"/>
        </w:r>
      </w:hyperlink>
    </w:p>
    <w:p w14:paraId="78A4C161" w14:textId="65EE0EC3"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101" w:history="1">
        <w:r w:rsidR="005A2B88" w:rsidRPr="005331AC">
          <w:rPr>
            <w:rStyle w:val="Hipercze"/>
            <w:noProof/>
          </w:rPr>
          <w:t>Rysunek 48 Podstrona wydarzeń</w:t>
        </w:r>
        <w:r w:rsidR="00B40535" w:rsidRPr="00B40535">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_Toc29377101 \h </w:instrText>
        </w:r>
        <w:r w:rsidR="005A2B88">
          <w:rPr>
            <w:noProof/>
            <w:webHidden/>
          </w:rPr>
        </w:r>
        <w:r w:rsidR="005A2B88">
          <w:rPr>
            <w:noProof/>
            <w:webHidden/>
          </w:rPr>
          <w:fldChar w:fldCharType="separate"/>
        </w:r>
        <w:r w:rsidR="005A2B88">
          <w:rPr>
            <w:noProof/>
            <w:webHidden/>
          </w:rPr>
          <w:t>51</w:t>
        </w:r>
        <w:r w:rsidR="005A2B88">
          <w:rPr>
            <w:noProof/>
            <w:webHidden/>
          </w:rPr>
          <w:fldChar w:fldCharType="end"/>
        </w:r>
      </w:hyperlink>
    </w:p>
    <w:p w14:paraId="639BB08E" w14:textId="78B94706"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102" w:history="1">
        <w:r w:rsidR="005A2B88" w:rsidRPr="005331AC">
          <w:rPr>
            <w:rStyle w:val="Hipercze"/>
            <w:noProof/>
          </w:rPr>
          <w:t>Rysunek 49 Podstrona znajomych</w:t>
        </w:r>
        <w:r w:rsidR="00B40535" w:rsidRPr="00B40535">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_Toc29377102 \h </w:instrText>
        </w:r>
        <w:r w:rsidR="005A2B88">
          <w:rPr>
            <w:noProof/>
            <w:webHidden/>
          </w:rPr>
        </w:r>
        <w:r w:rsidR="005A2B88">
          <w:rPr>
            <w:noProof/>
            <w:webHidden/>
          </w:rPr>
          <w:fldChar w:fldCharType="separate"/>
        </w:r>
        <w:r w:rsidR="005A2B88">
          <w:rPr>
            <w:noProof/>
            <w:webHidden/>
          </w:rPr>
          <w:t>51</w:t>
        </w:r>
        <w:r w:rsidR="005A2B88">
          <w:rPr>
            <w:noProof/>
            <w:webHidden/>
          </w:rPr>
          <w:fldChar w:fldCharType="end"/>
        </w:r>
      </w:hyperlink>
    </w:p>
    <w:p w14:paraId="66D11D69" w14:textId="76E69881"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103" w:history="1">
        <w:r w:rsidR="005A2B88" w:rsidRPr="005331AC">
          <w:rPr>
            <w:rStyle w:val="Hipercze"/>
            <w:noProof/>
          </w:rPr>
          <w:t>Rysunek 50 Podstrona wiadomości</w:t>
        </w:r>
        <w:r w:rsidR="00B40535" w:rsidRPr="00B40535">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_Toc29377103 \h </w:instrText>
        </w:r>
        <w:r w:rsidR="005A2B88">
          <w:rPr>
            <w:noProof/>
            <w:webHidden/>
          </w:rPr>
        </w:r>
        <w:r w:rsidR="005A2B88">
          <w:rPr>
            <w:noProof/>
            <w:webHidden/>
          </w:rPr>
          <w:fldChar w:fldCharType="separate"/>
        </w:r>
        <w:r w:rsidR="005A2B88">
          <w:rPr>
            <w:noProof/>
            <w:webHidden/>
          </w:rPr>
          <w:t>52</w:t>
        </w:r>
        <w:r w:rsidR="005A2B88">
          <w:rPr>
            <w:noProof/>
            <w:webHidden/>
          </w:rPr>
          <w:fldChar w:fldCharType="end"/>
        </w:r>
      </w:hyperlink>
    </w:p>
    <w:p w14:paraId="7F623F93" w14:textId="0775794A"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104" w:history="1">
        <w:r w:rsidR="005A2B88" w:rsidRPr="005331AC">
          <w:rPr>
            <w:rStyle w:val="Hipercze"/>
            <w:noProof/>
          </w:rPr>
          <w:t>Rysunek 51 Podstrona profilu użytkownika</w:t>
        </w:r>
        <w:r w:rsidR="00B40535" w:rsidRPr="00B40535">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_Toc29377104 \h </w:instrText>
        </w:r>
        <w:r w:rsidR="005A2B88">
          <w:rPr>
            <w:noProof/>
            <w:webHidden/>
          </w:rPr>
        </w:r>
        <w:r w:rsidR="005A2B88">
          <w:rPr>
            <w:noProof/>
            <w:webHidden/>
          </w:rPr>
          <w:fldChar w:fldCharType="separate"/>
        </w:r>
        <w:r w:rsidR="005A2B88">
          <w:rPr>
            <w:noProof/>
            <w:webHidden/>
          </w:rPr>
          <w:t>52</w:t>
        </w:r>
        <w:r w:rsidR="005A2B88">
          <w:rPr>
            <w:noProof/>
            <w:webHidden/>
          </w:rPr>
          <w:fldChar w:fldCharType="end"/>
        </w:r>
      </w:hyperlink>
    </w:p>
    <w:p w14:paraId="772DE2F5" w14:textId="40BAB911" w:rsidR="005A2B88" w:rsidRDefault="00322F02" w:rsidP="005303FF">
      <w:pPr>
        <w:pStyle w:val="Spisilustracji"/>
        <w:tabs>
          <w:tab w:val="right" w:leader="dot" w:pos="9062"/>
        </w:tabs>
        <w:jc w:val="both"/>
        <w:rPr>
          <w:rFonts w:asciiTheme="minorHAnsi" w:eastAsiaTheme="minorEastAsia" w:hAnsiTheme="minorHAnsi" w:cstheme="minorBidi"/>
          <w:noProof/>
          <w:kern w:val="0"/>
          <w:sz w:val="22"/>
          <w:szCs w:val="22"/>
          <w:lang w:eastAsia="pl-PL" w:bidi="ar-SA"/>
        </w:rPr>
      </w:pPr>
      <w:hyperlink w:anchor="_Toc29377105" w:history="1">
        <w:r w:rsidR="005A2B88" w:rsidRPr="005331AC">
          <w:rPr>
            <w:rStyle w:val="Hipercze"/>
            <w:noProof/>
          </w:rPr>
          <w:t>Rysunek 52 Podstrona ustawień użytkownika</w:t>
        </w:r>
        <w:r w:rsidR="00B40535" w:rsidRPr="00B40535">
          <w:rPr>
            <w:rStyle w:val="Hipercze"/>
            <w:noProof/>
          </w:rPr>
          <w:t>. Źródło: opracowanie własne</w:t>
        </w:r>
        <w:r w:rsidR="005A2B88">
          <w:rPr>
            <w:noProof/>
            <w:webHidden/>
          </w:rPr>
          <w:tab/>
        </w:r>
        <w:r w:rsidR="005A2B88">
          <w:rPr>
            <w:noProof/>
            <w:webHidden/>
          </w:rPr>
          <w:fldChar w:fldCharType="begin"/>
        </w:r>
        <w:r w:rsidR="005A2B88">
          <w:rPr>
            <w:noProof/>
            <w:webHidden/>
          </w:rPr>
          <w:instrText xml:space="preserve"> PAGEREF _Toc29377105 \h </w:instrText>
        </w:r>
        <w:r w:rsidR="005A2B88">
          <w:rPr>
            <w:noProof/>
            <w:webHidden/>
          </w:rPr>
        </w:r>
        <w:r w:rsidR="005A2B88">
          <w:rPr>
            <w:noProof/>
            <w:webHidden/>
          </w:rPr>
          <w:fldChar w:fldCharType="separate"/>
        </w:r>
        <w:r w:rsidR="005A2B88">
          <w:rPr>
            <w:noProof/>
            <w:webHidden/>
          </w:rPr>
          <w:t>53</w:t>
        </w:r>
        <w:r w:rsidR="005A2B88">
          <w:rPr>
            <w:noProof/>
            <w:webHidden/>
          </w:rPr>
          <w:fldChar w:fldCharType="end"/>
        </w:r>
      </w:hyperlink>
    </w:p>
    <w:p w14:paraId="73A34828" w14:textId="3668DB3F" w:rsidR="005A2B88" w:rsidRPr="005A2B88" w:rsidRDefault="005A2B88" w:rsidP="005303FF">
      <w:pPr>
        <w:pStyle w:val="Tekstpodstawowy"/>
        <w:jc w:val="both"/>
      </w:pPr>
      <w:r>
        <w:fldChar w:fldCharType="end"/>
      </w:r>
    </w:p>
    <w:sectPr w:rsidR="005A2B88" w:rsidRPr="005A2B88" w:rsidSect="00532E37">
      <w:footerReference w:type="default" r:id="rId77"/>
      <w:pgSz w:w="11906" w:h="16838"/>
      <w:pgMar w:top="1417" w:right="1417" w:bottom="1417" w:left="1417" w:header="708" w:footer="1134" w:gutter="0"/>
      <w:pgNumType w:start="0"/>
      <w:cols w:space="708"/>
      <w:docGrid w:linePitch="600" w:charSpace="3276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1" w:author="Dariusz Kralewski" w:date="2020-01-08T14:38:00Z" w:initials="DK">
    <w:p w14:paraId="2853A0CB" w14:textId="77777777" w:rsidR="00322F02" w:rsidRDefault="00322F02">
      <w:pPr>
        <w:pStyle w:val="Tekstkomentarza"/>
      </w:pPr>
      <w:r>
        <w:rPr>
          <w:rStyle w:val="Odwoaniedokomentarza"/>
        </w:rPr>
        <w:annotationRef/>
      </w:r>
      <w:r>
        <w:t>Od nowej strony</w:t>
      </w:r>
    </w:p>
    <w:p w14:paraId="53D43C6F" w14:textId="272288DF" w:rsidR="00322F02" w:rsidRDefault="00322F02">
      <w:pPr>
        <w:pStyle w:val="Tekstkomentarza"/>
      </w:pPr>
      <w:r>
        <w:t>Bez numeracji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D43C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D43C6F" w16cid:durableId="21C067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8F9DAC" w14:textId="77777777" w:rsidR="0023562A" w:rsidRDefault="0023562A">
      <w:r>
        <w:separator/>
      </w:r>
    </w:p>
  </w:endnote>
  <w:endnote w:type="continuationSeparator" w:id="0">
    <w:p w14:paraId="32679F87" w14:textId="77777777" w:rsidR="0023562A" w:rsidRDefault="002356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EE"/>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948E3" w14:textId="77777777" w:rsidR="00322F02" w:rsidRDefault="00322F02">
    <w:pPr>
      <w:pStyle w:val="Stopka"/>
      <w:jc w:val="right"/>
    </w:pPr>
    <w:r>
      <w:fldChar w:fldCharType="begin"/>
    </w:r>
    <w:r>
      <w:instrText xml:space="preserve"> PAGE </w:instrText>
    </w:r>
    <w:r>
      <w:fldChar w:fldCharType="separate"/>
    </w:r>
    <w:r>
      <w:rPr>
        <w:noProof/>
      </w:rPr>
      <w:t>24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3EDCB5" w14:textId="77777777" w:rsidR="0023562A" w:rsidRDefault="0023562A">
      <w:r>
        <w:separator/>
      </w:r>
    </w:p>
  </w:footnote>
  <w:footnote w:type="continuationSeparator" w:id="0">
    <w:p w14:paraId="069F1BCC" w14:textId="77777777" w:rsidR="0023562A" w:rsidRDefault="0023562A">
      <w:r>
        <w:continuationSeparator/>
      </w:r>
    </w:p>
  </w:footnote>
  <w:footnote w:id="1">
    <w:p w14:paraId="66508DF4" w14:textId="02BC84E7" w:rsidR="00322F02" w:rsidRDefault="00322F02">
      <w:pPr>
        <w:pStyle w:val="Tekstprzypisudolnego"/>
      </w:pPr>
      <w:r>
        <w:rPr>
          <w:rStyle w:val="Odwoanieprzypisudolnego"/>
        </w:rPr>
        <w:footnoteRef/>
      </w:r>
      <w:r>
        <w:t xml:space="preserve"> Web </w:t>
      </w:r>
      <w:r w:rsidRPr="005A2E2B">
        <w:rPr>
          <w:lang w:val="en-US"/>
        </w:rPr>
        <w:t>application</w:t>
      </w:r>
      <w:r>
        <w:t xml:space="preserve"> </w:t>
      </w:r>
      <w:hyperlink r:id="rId1" w:history="1">
        <w:r w:rsidRPr="005A2E2B">
          <w:rPr>
            <w:rStyle w:val="Hipercze"/>
          </w:rPr>
          <w:t>https://en.wikipedia.org/wiki/Web_application</w:t>
        </w:r>
      </w:hyperlink>
    </w:p>
  </w:footnote>
  <w:footnote w:id="2">
    <w:p w14:paraId="1B63564E" w14:textId="49347BD3" w:rsidR="00322F02" w:rsidRDefault="00322F02">
      <w:pPr>
        <w:pStyle w:val="Tekstprzypisudolnego"/>
      </w:pPr>
      <w:r>
        <w:rPr>
          <w:rStyle w:val="Odwoanieprzypisudolnego"/>
        </w:rPr>
        <w:footnoteRef/>
      </w:r>
      <w:r>
        <w:t xml:space="preserve"> </w:t>
      </w:r>
      <w:r w:rsidRPr="00203199">
        <w:t>From History of Web Application Development</w:t>
      </w:r>
      <w:r>
        <w:t xml:space="preserve"> </w:t>
      </w:r>
      <w:hyperlink r:id="rId2" w:history="1">
        <w:r w:rsidRPr="00203199">
          <w:rPr>
            <w:rStyle w:val="Hipercze"/>
          </w:rPr>
          <w:t>https://www.devsaran.com/blog/history-web-application-development</w:t>
        </w:r>
      </w:hyperlink>
    </w:p>
  </w:footnote>
  <w:footnote w:id="3">
    <w:p w14:paraId="4730B178" w14:textId="40A4A117" w:rsidR="001D2197" w:rsidRDefault="001D2197">
      <w:pPr>
        <w:pStyle w:val="Tekstprzypisudolnego"/>
      </w:pPr>
      <w:r>
        <w:rPr>
          <w:rStyle w:val="Odwoanieprzypisudolnego"/>
        </w:rPr>
        <w:footnoteRef/>
      </w:r>
      <w:r>
        <w:t xml:space="preserve"> Macromedia </w:t>
      </w:r>
      <w:hyperlink r:id="rId3" w:history="1">
        <w:r>
          <w:rPr>
            <w:rStyle w:val="Hipercze"/>
          </w:rPr>
          <w:t>https://pl.wikipedia.org/wiki/Macromedia</w:t>
        </w:r>
      </w:hyperlink>
    </w:p>
  </w:footnote>
  <w:footnote w:id="4">
    <w:p w14:paraId="57BDAF20" w14:textId="7FA6789B" w:rsidR="00322F02" w:rsidRPr="00912F9D" w:rsidRDefault="00322F02">
      <w:pPr>
        <w:pStyle w:val="Tekstprzypisudolnego"/>
        <w:rPr>
          <w:b/>
          <w:bCs/>
        </w:rPr>
      </w:pPr>
      <w:r>
        <w:rPr>
          <w:rStyle w:val="Odwoanieprzypisudolnego"/>
        </w:rPr>
        <w:footnoteRef/>
      </w:r>
      <w:r>
        <w:t xml:space="preserve"> Adobe Flash </w:t>
      </w:r>
      <w:hyperlink r:id="rId4" w:history="1">
        <w:r>
          <w:rPr>
            <w:rStyle w:val="Hipercze"/>
          </w:rPr>
          <w:t>https://en.wikipedia.org/wiki/Adobe_Flash</w:t>
        </w:r>
      </w:hyperlink>
    </w:p>
  </w:footnote>
  <w:footnote w:id="5">
    <w:p w14:paraId="609555D2" w14:textId="0E9B2575" w:rsidR="00322F02" w:rsidRDefault="00322F02">
      <w:pPr>
        <w:pStyle w:val="Tekstprzypisudolnego"/>
      </w:pPr>
      <w:r>
        <w:rPr>
          <w:rStyle w:val="Odwoanieprzypisudolnego"/>
        </w:rPr>
        <w:footnoteRef/>
      </w:r>
      <w:r>
        <w:t xml:space="preserve"> Ajax </w:t>
      </w:r>
      <w:hyperlink r:id="rId5" w:history="1">
        <w:r w:rsidRPr="003058C3">
          <w:rPr>
            <w:rStyle w:val="Hipercze"/>
          </w:rPr>
          <w:t>https://pl.wikipedia.org/wiki/AJAX</w:t>
        </w:r>
      </w:hyperlink>
    </w:p>
  </w:footnote>
  <w:footnote w:id="6">
    <w:p w14:paraId="0D228B18" w14:textId="22AAA796" w:rsidR="001D2197" w:rsidRDefault="001D2197">
      <w:pPr>
        <w:pStyle w:val="Tekstprzypisudolnego"/>
      </w:pPr>
      <w:r>
        <w:rPr>
          <w:rStyle w:val="Odwoanieprzypisudolnego"/>
        </w:rPr>
        <w:footnoteRef/>
      </w:r>
      <w:r>
        <w:t xml:space="preserve"> </w:t>
      </w:r>
      <w:r w:rsidRPr="001D2197">
        <w:t>Fundacja Mozilla</w:t>
      </w:r>
      <w:r>
        <w:t xml:space="preserve"> </w:t>
      </w:r>
      <w:hyperlink r:id="rId6" w:history="1">
        <w:r>
          <w:rPr>
            <w:rStyle w:val="Hipercze"/>
          </w:rPr>
          <w:t>https://pl.wikipedia.org/wiki/Fundacja_Mozilla</w:t>
        </w:r>
      </w:hyperlink>
      <w:r>
        <w:t xml:space="preserve"> </w:t>
      </w:r>
    </w:p>
  </w:footnote>
  <w:footnote w:id="7">
    <w:p w14:paraId="1BC0F51C" w14:textId="08D8BCB5" w:rsidR="001D2197" w:rsidRDefault="001D2197">
      <w:pPr>
        <w:pStyle w:val="Tekstprzypisudolnego"/>
      </w:pPr>
      <w:r>
        <w:rPr>
          <w:rStyle w:val="Odwoanieprzypisudolnego"/>
        </w:rPr>
        <w:footnoteRef/>
      </w:r>
      <w:r>
        <w:t xml:space="preserve"> Opera Software </w:t>
      </w:r>
      <w:hyperlink r:id="rId7" w:history="1">
        <w:r>
          <w:rPr>
            <w:rStyle w:val="Hipercze"/>
          </w:rPr>
          <w:t>https://pl.wikipedia.org/wiki/Opera_Software</w:t>
        </w:r>
      </w:hyperlink>
    </w:p>
  </w:footnote>
  <w:footnote w:id="8">
    <w:p w14:paraId="48F68A9C" w14:textId="4958F859" w:rsidR="001D2197" w:rsidRDefault="001D2197">
      <w:pPr>
        <w:pStyle w:val="Tekstprzypisudolnego"/>
      </w:pPr>
      <w:r>
        <w:rPr>
          <w:rStyle w:val="Odwoanieprzypisudolnego"/>
        </w:rPr>
        <w:footnoteRef/>
      </w:r>
      <w:r>
        <w:t xml:space="preserve"> </w:t>
      </w:r>
      <w:r w:rsidRPr="001D2197">
        <w:t>World Wide Web Consortium</w:t>
      </w:r>
      <w:r>
        <w:t xml:space="preserve"> </w:t>
      </w:r>
      <w:hyperlink r:id="rId8" w:history="1">
        <w:r>
          <w:rPr>
            <w:rStyle w:val="Hipercze"/>
          </w:rPr>
          <w:t>https://pl.wikipedia.org/wiki/World_Wide_Web_Consortium</w:t>
        </w:r>
      </w:hyperlink>
    </w:p>
  </w:footnote>
  <w:footnote w:id="9">
    <w:p w14:paraId="3C72A5E3" w14:textId="6BD40A94" w:rsidR="001D2197" w:rsidRDefault="001D2197">
      <w:pPr>
        <w:pStyle w:val="Tekstprzypisudolnego"/>
      </w:pPr>
      <w:r>
        <w:rPr>
          <w:rStyle w:val="Odwoanieprzypisudolnego"/>
        </w:rPr>
        <w:footnoteRef/>
      </w:r>
      <w:r>
        <w:t xml:space="preserve"> </w:t>
      </w:r>
      <w:r>
        <w:t>WHATWG</w:t>
      </w:r>
      <w:r>
        <w:t xml:space="preserve"> </w:t>
      </w:r>
      <w:hyperlink r:id="rId9" w:history="1">
        <w:r>
          <w:rPr>
            <w:rStyle w:val="Hipercze"/>
          </w:rPr>
          <w:t>https://pl.wikipedia.org/wiki/Web_Hypertext_Application_Technology_Working_Group</w:t>
        </w:r>
      </w:hyperlink>
    </w:p>
  </w:footnote>
  <w:footnote w:id="10">
    <w:p w14:paraId="46CBDB28" w14:textId="5D5993E1" w:rsidR="00322F02" w:rsidRDefault="00322F02">
      <w:pPr>
        <w:pStyle w:val="Tekstprzypisudolnego"/>
      </w:pPr>
      <w:r>
        <w:rPr>
          <w:rStyle w:val="Odwoanieprzypisudolnego"/>
        </w:rPr>
        <w:footnoteRef/>
      </w:r>
      <w:r>
        <w:t xml:space="preserve"> </w:t>
      </w:r>
      <w:r w:rsidRPr="001C756B">
        <w:t>Jonathan Reid</w:t>
      </w:r>
      <w:r>
        <w:t xml:space="preserve">, </w:t>
      </w:r>
      <w:r w:rsidRPr="001C756B">
        <w:rPr>
          <w:i/>
          <w:iCs/>
        </w:rPr>
        <w:t>HTML5 Programmer's Reference</w:t>
      </w:r>
      <w:r>
        <w:t xml:space="preserve">, </w:t>
      </w:r>
      <w:r w:rsidRPr="00DD0B7F">
        <w:rPr>
          <w:lang w:val="en-US"/>
          <w:rPrChange w:id="7" w:author="Dariusz Kralewski" w:date="2020-01-08T14:35:00Z">
            <w:rPr/>
          </w:rPrChange>
        </w:rPr>
        <w:t>APRESS</w:t>
      </w:r>
      <w:r>
        <w:t>, S.11</w:t>
      </w:r>
    </w:p>
  </w:footnote>
  <w:footnote w:id="11">
    <w:p w14:paraId="33A1C024" w14:textId="3966F433" w:rsidR="00322F02" w:rsidRDefault="00322F02">
      <w:pPr>
        <w:pStyle w:val="Tekstprzypisudolnego"/>
      </w:pPr>
      <w:r>
        <w:rPr>
          <w:rStyle w:val="Odwoanieprzypisudolnego"/>
        </w:rPr>
        <w:footnoteRef/>
      </w:r>
      <w:r>
        <w:t xml:space="preserve"> HTML5 </w:t>
      </w:r>
      <w:hyperlink r:id="rId10" w:history="1">
        <w:r w:rsidRPr="001C756B">
          <w:rPr>
            <w:rStyle w:val="Hipercze"/>
          </w:rPr>
          <w:t>https://pl.wikipedia.org/wiki/HTML5</w:t>
        </w:r>
      </w:hyperlink>
    </w:p>
  </w:footnote>
  <w:footnote w:id="12">
    <w:p w14:paraId="06D700EE" w14:textId="4780E7F7" w:rsidR="00322F02" w:rsidRDefault="00322F02">
      <w:pPr>
        <w:pStyle w:val="Tekstprzypisudolnego"/>
      </w:pPr>
      <w:r>
        <w:rPr>
          <w:rStyle w:val="Odwoanieprzypisudolnego"/>
        </w:rPr>
        <w:footnoteRef/>
      </w:r>
      <w:r>
        <w:t xml:space="preserve"> PWA </w:t>
      </w:r>
      <w:hyperlink r:id="rId11" w:history="1">
        <w:r w:rsidRPr="004414CA">
          <w:rPr>
            <w:rStyle w:val="Hipercze"/>
          </w:rPr>
          <w:t>https://en.wikipedia.org/wiki/Progressive_web_application</w:t>
        </w:r>
      </w:hyperlink>
    </w:p>
  </w:footnote>
  <w:footnote w:id="13">
    <w:p w14:paraId="385E7887" w14:textId="2B6967AB" w:rsidR="00322F02" w:rsidRDefault="00322F02">
      <w:pPr>
        <w:pStyle w:val="Tekstprzypisudolnego"/>
      </w:pPr>
      <w:r>
        <w:rPr>
          <w:rStyle w:val="Odwoanieprzypisudolnego"/>
        </w:rPr>
        <w:footnoteRef/>
      </w:r>
      <w:r>
        <w:t xml:space="preserve"> Twitter Mobile </w:t>
      </w:r>
      <w:hyperlink r:id="rId12" w:anchor="Mobile" w:history="1">
        <w:r w:rsidRPr="004414CA">
          <w:rPr>
            <w:rStyle w:val="Hipercze"/>
          </w:rPr>
          <w:t>https://en.wikipedia.org/wiki/Twitter#Mobile</w:t>
        </w:r>
      </w:hyperlink>
    </w:p>
  </w:footnote>
  <w:footnote w:id="14">
    <w:p w14:paraId="4504FC97" w14:textId="3EEF0090" w:rsidR="0053096E" w:rsidRDefault="0053096E">
      <w:pPr>
        <w:pStyle w:val="Tekstprzypisudolnego"/>
      </w:pPr>
      <w:r>
        <w:rPr>
          <w:rStyle w:val="Odwoanieprzypisudolnego"/>
        </w:rPr>
        <w:footnoteRef/>
      </w:r>
      <w:r>
        <w:t xml:space="preserve"> jQuery </w:t>
      </w:r>
      <w:hyperlink r:id="rId13" w:history="1">
        <w:r>
          <w:rPr>
            <w:rStyle w:val="Hipercze"/>
          </w:rPr>
          <w:t>https://jquery.com/</w:t>
        </w:r>
      </w:hyperlink>
    </w:p>
  </w:footnote>
  <w:footnote w:id="15">
    <w:p w14:paraId="44511DF0" w14:textId="01044529" w:rsidR="00322F02" w:rsidRDefault="00322F02" w:rsidP="0019318F">
      <w:pPr>
        <w:pStyle w:val="Tekstprzypisudolnego"/>
      </w:pPr>
      <w:r>
        <w:rPr>
          <w:rStyle w:val="Odwoanieprzypisudolnego"/>
        </w:rPr>
        <w:footnoteRef/>
      </w:r>
      <w:r>
        <w:t xml:space="preserve"> Gil Fink, Ido Flatow, </w:t>
      </w:r>
      <w:r w:rsidRPr="00321550">
        <w:rPr>
          <w:i/>
          <w:iCs/>
        </w:rPr>
        <w:t>Pro Single Page Application Development Using Backbone.js and ASP.NET</w:t>
      </w:r>
      <w:r>
        <w:t xml:space="preserve">, </w:t>
      </w:r>
      <w:r w:rsidRPr="00DD0B7F">
        <w:rPr>
          <w:lang w:val="en-US"/>
          <w:rPrChange w:id="9" w:author="Dariusz Kralewski" w:date="2020-01-08T14:35:00Z">
            <w:rPr/>
          </w:rPrChange>
        </w:rPr>
        <w:t>APRESS</w:t>
      </w:r>
      <w:r>
        <w:t>, s. 12</w:t>
      </w:r>
    </w:p>
  </w:footnote>
  <w:footnote w:id="16">
    <w:p w14:paraId="63EE1A4E" w14:textId="65AA64AC" w:rsidR="00322F02" w:rsidRDefault="00322F02">
      <w:pPr>
        <w:pStyle w:val="Tekstprzypisudolnego"/>
      </w:pPr>
      <w:r>
        <w:rPr>
          <w:rStyle w:val="Odwoanieprzypisudolnego"/>
        </w:rPr>
        <w:footnoteRef/>
      </w:r>
      <w:r>
        <w:t xml:space="preserve"> MVP </w:t>
      </w:r>
      <w:hyperlink r:id="rId14" w:history="1">
        <w:r w:rsidRPr="00904447">
          <w:rPr>
            <w:rStyle w:val="Hipercze"/>
          </w:rPr>
          <w:t>https://en.wikipedia.org/wiki/Model%E2%80%93view%E2%80%93presenter</w:t>
        </w:r>
      </w:hyperlink>
    </w:p>
  </w:footnote>
  <w:footnote w:id="17">
    <w:p w14:paraId="139CD6E5" w14:textId="19F45E1D" w:rsidR="004C73D3" w:rsidRDefault="004C73D3">
      <w:pPr>
        <w:pStyle w:val="Tekstprzypisudolnego"/>
      </w:pPr>
      <w:r>
        <w:rPr>
          <w:rStyle w:val="Odwoanieprzypisudolnego"/>
        </w:rPr>
        <w:footnoteRef/>
      </w:r>
      <w:r>
        <w:t xml:space="preserve"> Smalltalk </w:t>
      </w:r>
      <w:hyperlink r:id="rId15" w:history="1">
        <w:r>
          <w:rPr>
            <w:rStyle w:val="Hipercze"/>
          </w:rPr>
          <w:t>https://en.wikipedia.org/wiki/Smalltalk</w:t>
        </w:r>
      </w:hyperlink>
    </w:p>
  </w:footnote>
  <w:footnote w:id="18">
    <w:p w14:paraId="33369397" w14:textId="557784C6" w:rsidR="004C73D3" w:rsidRDefault="004C73D3">
      <w:pPr>
        <w:pStyle w:val="Tekstprzypisudolnego"/>
      </w:pPr>
      <w:r>
        <w:rPr>
          <w:rStyle w:val="Odwoanieprzypisudolnego"/>
        </w:rPr>
        <w:footnoteRef/>
      </w:r>
      <w:r>
        <w:t xml:space="preserve"> Xerox PARC </w:t>
      </w:r>
      <w:hyperlink r:id="rId16" w:history="1">
        <w:r>
          <w:rPr>
            <w:rStyle w:val="Hipercze"/>
          </w:rPr>
          <w:t>https://pl.wikipedia.org/wiki/Xerox_PARC</w:t>
        </w:r>
      </w:hyperlink>
    </w:p>
  </w:footnote>
  <w:footnote w:id="19">
    <w:p w14:paraId="49B8E818" w14:textId="7B3E5EB6" w:rsidR="004C73D3" w:rsidRDefault="004C73D3">
      <w:pPr>
        <w:pStyle w:val="Tekstprzypisudolnego"/>
      </w:pPr>
      <w:r>
        <w:rPr>
          <w:rStyle w:val="Odwoanieprzypisudolnego"/>
        </w:rPr>
        <w:footnoteRef/>
      </w:r>
      <w:r>
        <w:t xml:space="preserve"> </w:t>
      </w:r>
      <w:r w:rsidRPr="004C73D3">
        <w:t>Journal of Object Technology</w:t>
      </w:r>
      <w:r>
        <w:t xml:space="preserve"> </w:t>
      </w:r>
      <w:hyperlink r:id="rId17" w:history="1">
        <w:r>
          <w:rPr>
            <w:rStyle w:val="Hipercze"/>
          </w:rPr>
          <w:t>https://pl.wikipedia.org/wiki/Journal_of_Object_Technology</w:t>
        </w:r>
      </w:hyperlink>
    </w:p>
  </w:footnote>
  <w:footnote w:id="20">
    <w:p w14:paraId="677C7F4A" w14:textId="1BA390B4" w:rsidR="00322F02" w:rsidRDefault="00322F02">
      <w:pPr>
        <w:pStyle w:val="Tekstprzypisudolnego"/>
      </w:pPr>
      <w:r>
        <w:rPr>
          <w:rStyle w:val="Odwoanieprzypisudolnego"/>
        </w:rPr>
        <w:footnoteRef/>
      </w:r>
      <w:r>
        <w:t xml:space="preserve"> History of MVC </w:t>
      </w:r>
      <w:hyperlink r:id="rId18" w:anchor="History" w:history="1">
        <w:r w:rsidRPr="005E5EF8">
          <w:rPr>
            <w:rStyle w:val="Hipercze"/>
          </w:rPr>
          <w:t>https://en.wikipedia.org/wiki/Model%E2%80%93view%E2%80%93controller#History</w:t>
        </w:r>
      </w:hyperlink>
    </w:p>
  </w:footnote>
  <w:footnote w:id="21">
    <w:p w14:paraId="0E841BFB" w14:textId="4674B44D" w:rsidR="004C73D3" w:rsidRDefault="004C73D3">
      <w:pPr>
        <w:pStyle w:val="Tekstprzypisudolnego"/>
      </w:pPr>
      <w:r>
        <w:rPr>
          <w:rStyle w:val="Odwoanieprzypisudolnego"/>
        </w:rPr>
        <w:footnoteRef/>
      </w:r>
      <w:r>
        <w:t xml:space="preserve"> ASP.NET MVC </w:t>
      </w:r>
      <w:hyperlink r:id="rId19" w:history="1">
        <w:r>
          <w:rPr>
            <w:rStyle w:val="Hipercze"/>
          </w:rPr>
          <w:t>https://pl.wikipedia.org/wiki/ASP.NET_MVC</w:t>
        </w:r>
      </w:hyperlink>
    </w:p>
  </w:footnote>
  <w:footnote w:id="22">
    <w:p w14:paraId="141DA667" w14:textId="6DE0C3DE" w:rsidR="004C73D3" w:rsidRDefault="004C73D3">
      <w:pPr>
        <w:pStyle w:val="Tekstprzypisudolnego"/>
      </w:pPr>
      <w:r>
        <w:rPr>
          <w:rStyle w:val="Odwoanieprzypisudolnego"/>
        </w:rPr>
        <w:footnoteRef/>
      </w:r>
      <w:r>
        <w:t xml:space="preserve"> Spring Web MVC </w:t>
      </w:r>
      <w:hyperlink r:id="rId20" w:anchor="mvc" w:history="1">
        <w:r>
          <w:rPr>
            <w:rStyle w:val="Hipercze"/>
          </w:rPr>
          <w:t>https://docs.spring.io/spring/docs/current/spring-framework-reference/web.html#mvc</w:t>
        </w:r>
      </w:hyperlink>
    </w:p>
  </w:footnote>
  <w:footnote w:id="23">
    <w:p w14:paraId="70E5F7E0" w14:textId="0AF61F9E" w:rsidR="00322F02" w:rsidRDefault="00322F02" w:rsidP="00401BF4">
      <w:pPr>
        <w:pStyle w:val="Tekstprzypisudolnego"/>
      </w:pPr>
      <w:r>
        <w:rPr>
          <w:rStyle w:val="Odwoanieprzypisudolnego"/>
        </w:rPr>
        <w:footnoteRef/>
      </w:r>
      <w:r>
        <w:t xml:space="preserve"> </w:t>
      </w:r>
      <w:r w:rsidRPr="00401BF4">
        <w:t>Andrea Chiarelli</w:t>
      </w:r>
      <w:r>
        <w:t xml:space="preserve">, </w:t>
      </w:r>
      <w:r w:rsidRPr="00401BF4">
        <w:rPr>
          <w:i/>
          <w:iCs/>
        </w:rPr>
        <w:t>Mastering JavaScript Object-Oriented Programming</w:t>
      </w:r>
      <w:r>
        <w:t xml:space="preserve">, </w:t>
      </w:r>
      <w:r w:rsidRPr="00401BF4">
        <w:t>Packt Publishing</w:t>
      </w:r>
      <w:r>
        <w:t>, Wielka Brytania 2016,</w:t>
      </w:r>
      <w:r w:rsidRPr="00401BF4">
        <w:rPr>
          <w:i/>
          <w:iCs/>
        </w:rPr>
        <w:t xml:space="preserve"> </w:t>
      </w:r>
      <w:r>
        <w:t>s. 140</w:t>
      </w:r>
    </w:p>
  </w:footnote>
  <w:footnote w:id="24">
    <w:p w14:paraId="23061EBC" w14:textId="7B287477" w:rsidR="00322F02" w:rsidRDefault="00322F02">
      <w:pPr>
        <w:pStyle w:val="Tekstprzypisudolnego"/>
      </w:pPr>
      <w:r>
        <w:rPr>
          <w:rStyle w:val="Odwoanieprzypisudolnego"/>
        </w:rPr>
        <w:footnoteRef/>
      </w:r>
      <w:r>
        <w:t xml:space="preserve"> </w:t>
      </w:r>
      <w:r w:rsidRPr="00B7199B">
        <w:t>Retirement note for Model View Presenter Pattern</w:t>
      </w:r>
      <w:r>
        <w:t xml:space="preserve"> </w:t>
      </w:r>
      <w:hyperlink r:id="rId21" w:history="1">
        <w:r>
          <w:rPr>
            <w:rStyle w:val="Hipercze"/>
          </w:rPr>
          <w:t>https://martinfowler.com/eaaDev/ModelViewPresenter.html</w:t>
        </w:r>
      </w:hyperlink>
    </w:p>
  </w:footnote>
  <w:footnote w:id="25">
    <w:p w14:paraId="66C10AA5" w14:textId="5E46D9A1" w:rsidR="00AB278A" w:rsidRDefault="00AB278A">
      <w:pPr>
        <w:pStyle w:val="Tekstprzypisudolnego"/>
      </w:pPr>
      <w:r>
        <w:rPr>
          <w:rStyle w:val="Odwoanieprzypisudolnego"/>
        </w:rPr>
        <w:footnoteRef/>
      </w:r>
      <w:r>
        <w:t xml:space="preserve"> WPF </w:t>
      </w:r>
      <w:hyperlink r:id="rId22" w:history="1">
        <w:r>
          <w:rPr>
            <w:rStyle w:val="Hipercze"/>
          </w:rPr>
          <w:t>https://docs.microsoft.com/pl-pl/visualstudio/designers/getting-started-with-wpf?view=vs-2019</w:t>
        </w:r>
      </w:hyperlink>
    </w:p>
  </w:footnote>
  <w:footnote w:id="26">
    <w:p w14:paraId="0277F3D7" w14:textId="3A39EC58" w:rsidR="00896568" w:rsidRDefault="00896568">
      <w:pPr>
        <w:pStyle w:val="Tekstprzypisudolnego"/>
      </w:pPr>
      <w:r>
        <w:rPr>
          <w:rStyle w:val="Odwoanieprzypisudolnego"/>
        </w:rPr>
        <w:footnoteRef/>
      </w:r>
      <w:r>
        <w:t xml:space="preserve"> Silverlight </w:t>
      </w:r>
      <w:hyperlink r:id="rId23" w:history="1">
        <w:r>
          <w:rPr>
            <w:rStyle w:val="Hipercze"/>
          </w:rPr>
          <w:t>https://pl.wikipedia.org/wiki/Microsoft_Silverlight</w:t>
        </w:r>
      </w:hyperlink>
    </w:p>
  </w:footnote>
  <w:footnote w:id="27">
    <w:p w14:paraId="76B41CB4" w14:textId="12A33293" w:rsidR="00322F02" w:rsidRDefault="00322F02">
      <w:pPr>
        <w:pStyle w:val="Tekstprzypisudolnego"/>
      </w:pPr>
      <w:r>
        <w:rPr>
          <w:rStyle w:val="Odwoanieprzypisudolnego"/>
        </w:rPr>
        <w:footnoteRef/>
      </w:r>
      <w:r>
        <w:t xml:space="preserve"> </w:t>
      </w:r>
      <w:r w:rsidRPr="0077213A">
        <w:t>Introduction to Model/View/ViewModel pattern for building WPF apps</w:t>
      </w:r>
      <w:r>
        <w:t xml:space="preserve"> </w:t>
      </w:r>
      <w:hyperlink r:id="rId24" w:history="1">
        <w:r w:rsidRPr="0077213A">
          <w:rPr>
            <w:rStyle w:val="Hipercze"/>
          </w:rPr>
          <w:t>https://docs.microsoft.com/pl-pl/archive/blogs/johngossman/introduction-to-modelviewviewmodel-pattern-for-building-wpf-apps</w:t>
        </w:r>
      </w:hyperlink>
    </w:p>
  </w:footnote>
  <w:footnote w:id="28">
    <w:p w14:paraId="69B5EA72" w14:textId="5A867D37" w:rsidR="00322F02" w:rsidRDefault="00322F02">
      <w:pPr>
        <w:pStyle w:val="Tekstprzypisudolnego"/>
      </w:pPr>
      <w:r>
        <w:rPr>
          <w:rStyle w:val="Odwoanieprzypisudolnego"/>
        </w:rPr>
        <w:footnoteRef/>
      </w:r>
      <w:r>
        <w:t xml:space="preserve"> </w:t>
      </w:r>
      <w:r w:rsidRPr="008275C4">
        <w:t xml:space="preserve">Components of MVVM </w:t>
      </w:r>
      <w:r w:rsidRPr="008275C4">
        <w:rPr>
          <w:lang w:val="en-US"/>
        </w:rPr>
        <w:t>pattern</w:t>
      </w:r>
      <w:r>
        <w:t xml:space="preserve"> </w:t>
      </w:r>
      <w:hyperlink r:id="rId25" w:anchor="Components_of_MVVM_pattern" w:history="1">
        <w:r w:rsidRPr="00B002AA">
          <w:rPr>
            <w:rStyle w:val="Hipercze"/>
          </w:rPr>
          <w:t>https://en.wikipedia.org/wiki/Model%E2%80%93view%E2%80%93viewmodel#Components_of_MVVM_pattern</w:t>
        </w:r>
      </w:hyperlink>
    </w:p>
  </w:footnote>
  <w:footnote w:id="29">
    <w:p w14:paraId="65BABC66" w14:textId="18FA784D" w:rsidR="00322F02" w:rsidRPr="00DD0B7F" w:rsidRDefault="00322F02">
      <w:pPr>
        <w:pStyle w:val="Tekstprzypisudolnego"/>
        <w:rPr>
          <w:lang w:val="en-US"/>
          <w:rPrChange w:id="14" w:author="Dariusz Kralewski" w:date="2020-01-08T14:35:00Z">
            <w:rPr/>
          </w:rPrChange>
        </w:rPr>
      </w:pPr>
      <w:r>
        <w:rPr>
          <w:rStyle w:val="Odwoanieprzypisudolnego"/>
        </w:rPr>
        <w:footnoteRef/>
      </w:r>
      <w:r w:rsidRPr="00DD0B7F">
        <w:rPr>
          <w:lang w:val="en-US"/>
          <w:rPrChange w:id="15" w:author="Dariusz Kralewski" w:date="2020-01-08T14:35:00Z">
            <w:rPr/>
          </w:rPrChange>
        </w:rPr>
        <w:t xml:space="preserve"> </w:t>
      </w:r>
      <w:bookmarkStart w:id="16" w:name="_Hlk29375655"/>
      <w:r w:rsidRPr="00DD0B7F">
        <w:rPr>
          <w:lang w:val="en-US"/>
          <w:rPrChange w:id="17" w:author="Dariusz Kralewski" w:date="2020-01-08T14:35:00Z">
            <w:rPr/>
          </w:rPrChange>
        </w:rPr>
        <w:t xml:space="preserve">Angular </w:t>
      </w:r>
      <w:r>
        <w:fldChar w:fldCharType="begin"/>
      </w:r>
      <w:r w:rsidRPr="00DD0B7F">
        <w:rPr>
          <w:lang w:val="en-US"/>
          <w:rPrChange w:id="18" w:author="Dariusz Kralewski" w:date="2020-01-08T14:35:00Z">
            <w:rPr/>
          </w:rPrChange>
        </w:rPr>
        <w:instrText xml:space="preserve"> HYPERLINK "https://pl.wikipedia.org/wiki/Angular_(framework)" </w:instrText>
      </w:r>
      <w:r>
        <w:fldChar w:fldCharType="separate"/>
      </w:r>
      <w:r w:rsidRPr="00DD0B7F">
        <w:rPr>
          <w:rStyle w:val="Hipercze"/>
          <w:lang w:val="en-US"/>
          <w:rPrChange w:id="19" w:author="Dariusz Kralewski" w:date="2020-01-08T14:35:00Z">
            <w:rPr>
              <w:rStyle w:val="Hipercze"/>
            </w:rPr>
          </w:rPrChange>
        </w:rPr>
        <w:t>https://pl.wikipedia.org/wiki/Angular_(framework)</w:t>
      </w:r>
      <w:r>
        <w:rPr>
          <w:rStyle w:val="Hipercze"/>
        </w:rPr>
        <w:fldChar w:fldCharType="end"/>
      </w:r>
      <w:bookmarkEnd w:id="16"/>
    </w:p>
  </w:footnote>
  <w:footnote w:id="30">
    <w:p w14:paraId="4552D797" w14:textId="0E8F6D3E" w:rsidR="00322F02" w:rsidRPr="00FE589C" w:rsidRDefault="00322F02">
      <w:pPr>
        <w:pStyle w:val="Tekstprzypisudolnego"/>
        <w:rPr>
          <w:b/>
          <w:bCs/>
        </w:rPr>
      </w:pPr>
      <w:r>
        <w:rPr>
          <w:rStyle w:val="Odwoanieprzypisudolnego"/>
        </w:rPr>
        <w:footnoteRef/>
      </w:r>
      <w:r>
        <w:t xml:space="preserve"> TypeScript </w:t>
      </w:r>
      <w:hyperlink r:id="rId26" w:history="1">
        <w:r>
          <w:rPr>
            <w:rStyle w:val="Hipercze"/>
          </w:rPr>
          <w:t>https://en.wikipedia.org/wiki/TypeScript</w:t>
        </w:r>
      </w:hyperlink>
    </w:p>
  </w:footnote>
  <w:footnote w:id="31">
    <w:p w14:paraId="6624C040" w14:textId="5E04726A" w:rsidR="00322F02" w:rsidRDefault="00322F02">
      <w:pPr>
        <w:pStyle w:val="Tekstprzypisudolnego"/>
      </w:pPr>
      <w:r>
        <w:rPr>
          <w:rStyle w:val="Odwoanieprzypisudolnego"/>
        </w:rPr>
        <w:footnoteRef/>
      </w:r>
      <w:r>
        <w:t xml:space="preserve"> Intoduction to components </w:t>
      </w:r>
      <w:hyperlink r:id="rId27" w:history="1">
        <w:r>
          <w:rPr>
            <w:rStyle w:val="Hipercze"/>
          </w:rPr>
          <w:t>https://angular.io/guide/architecture-components</w:t>
        </w:r>
      </w:hyperlink>
    </w:p>
  </w:footnote>
  <w:footnote w:id="32">
    <w:p w14:paraId="089653FF" w14:textId="6044CD6E" w:rsidR="00322F02" w:rsidRDefault="00322F02">
      <w:pPr>
        <w:pStyle w:val="Tekstprzypisudolnego"/>
      </w:pPr>
      <w:r>
        <w:rPr>
          <w:rStyle w:val="Odwoanieprzypisudolnego"/>
        </w:rPr>
        <w:footnoteRef/>
      </w:r>
      <w:r>
        <w:t xml:space="preserve"> Angular - a</w:t>
      </w:r>
      <w:r w:rsidRPr="00356B9B">
        <w:t>rchitecture overview</w:t>
      </w:r>
      <w:r>
        <w:t xml:space="preserve"> </w:t>
      </w:r>
      <w:hyperlink r:id="rId28" w:history="1">
        <w:r>
          <w:rPr>
            <w:rStyle w:val="Hipercze"/>
          </w:rPr>
          <w:t>https://angular.io/guide/architecture</w:t>
        </w:r>
      </w:hyperlink>
    </w:p>
  </w:footnote>
  <w:footnote w:id="33">
    <w:p w14:paraId="3E6F3312" w14:textId="77777777" w:rsidR="00322F02" w:rsidRPr="00DD0B7F" w:rsidRDefault="00322F02" w:rsidP="00CA5EF4">
      <w:pPr>
        <w:pStyle w:val="Tekstprzypisudolnego"/>
        <w:ind w:left="709" w:hanging="709"/>
        <w:rPr>
          <w:lang w:val="en-US"/>
          <w:rPrChange w:id="20" w:author="Dariusz Kralewski" w:date="2020-01-08T14:35:00Z">
            <w:rPr/>
          </w:rPrChange>
        </w:rPr>
      </w:pPr>
      <w:r>
        <w:rPr>
          <w:rStyle w:val="Odwoanieprzypisudolnego"/>
        </w:rPr>
        <w:footnoteRef/>
      </w:r>
      <w:r w:rsidRPr="00DD0B7F">
        <w:rPr>
          <w:lang w:val="en-US"/>
          <w:rPrChange w:id="21" w:author="Dariusz Kralewski" w:date="2020-01-08T14:35:00Z">
            <w:rPr/>
          </w:rPrChange>
        </w:rPr>
        <w:t xml:space="preserve"> </w:t>
      </w:r>
      <w:bookmarkStart w:id="22" w:name="_Hlk29375742"/>
      <w:r w:rsidRPr="00DD0B7F">
        <w:rPr>
          <w:lang w:val="en-US"/>
          <w:rPrChange w:id="23" w:author="Dariusz Kralewski" w:date="2020-01-08T14:35:00Z">
            <w:rPr/>
          </w:rPrChange>
        </w:rPr>
        <w:t xml:space="preserve">Flux </w:t>
      </w:r>
      <w:r>
        <w:fldChar w:fldCharType="begin"/>
      </w:r>
      <w:r w:rsidRPr="00DD0B7F">
        <w:rPr>
          <w:lang w:val="en-US"/>
          <w:rPrChange w:id="24" w:author="Dariusz Kralewski" w:date="2020-01-08T14:35:00Z">
            <w:rPr/>
          </w:rPrChange>
        </w:rPr>
        <w:instrText xml:space="preserve"> HYPERLINK "https://facebook.github.io/flux/docs/in-depth-overview" </w:instrText>
      </w:r>
      <w:r>
        <w:fldChar w:fldCharType="separate"/>
      </w:r>
      <w:r w:rsidRPr="00DD0B7F">
        <w:rPr>
          <w:rStyle w:val="Hipercze"/>
          <w:lang w:val="en-US"/>
          <w:rPrChange w:id="25" w:author="Dariusz Kralewski" w:date="2020-01-08T14:35:00Z">
            <w:rPr>
              <w:rStyle w:val="Hipercze"/>
            </w:rPr>
          </w:rPrChange>
        </w:rPr>
        <w:t>https://facebook.github.io/flux/docs/in-depth-overview</w:t>
      </w:r>
      <w:bookmarkEnd w:id="22"/>
      <w:r>
        <w:rPr>
          <w:rStyle w:val="Hipercze"/>
        </w:rPr>
        <w:fldChar w:fldCharType="end"/>
      </w:r>
    </w:p>
  </w:footnote>
  <w:footnote w:id="34">
    <w:p w14:paraId="4B070C56" w14:textId="77777777" w:rsidR="00322F02" w:rsidRPr="00DD0B7F" w:rsidRDefault="00322F02" w:rsidP="00CA5EF4">
      <w:pPr>
        <w:pStyle w:val="Tekstprzypisudolnego"/>
        <w:rPr>
          <w:lang w:val="en-US"/>
          <w:rPrChange w:id="27" w:author="Dariusz Kralewski" w:date="2020-01-08T14:35:00Z">
            <w:rPr/>
          </w:rPrChange>
        </w:rPr>
      </w:pPr>
      <w:r>
        <w:rPr>
          <w:rStyle w:val="Odwoanieprzypisudolnego"/>
        </w:rPr>
        <w:footnoteRef/>
      </w:r>
      <w:r w:rsidRPr="00DD0B7F">
        <w:rPr>
          <w:lang w:val="en-US"/>
          <w:rPrChange w:id="28" w:author="Dariusz Kralewski" w:date="2020-01-08T14:35:00Z">
            <w:rPr/>
          </w:rPrChange>
        </w:rPr>
        <w:t xml:space="preserve"> </w:t>
      </w:r>
      <w:bookmarkStart w:id="29" w:name="_Hlk29375752"/>
      <w:r w:rsidRPr="00DD0B7F">
        <w:rPr>
          <w:lang w:val="en-US"/>
          <w:rPrChange w:id="30" w:author="Dariusz Kralewski" w:date="2020-01-08T14:35:00Z">
            <w:rPr/>
          </w:rPrChange>
        </w:rPr>
        <w:t xml:space="preserve">NgRx </w:t>
      </w:r>
      <w:r>
        <w:fldChar w:fldCharType="begin"/>
      </w:r>
      <w:r w:rsidRPr="00DD0B7F">
        <w:rPr>
          <w:lang w:val="en-US"/>
          <w:rPrChange w:id="31" w:author="Dariusz Kralewski" w:date="2020-01-08T14:35:00Z">
            <w:rPr/>
          </w:rPrChange>
        </w:rPr>
        <w:instrText xml:space="preserve"> HYPERLINK "https://ngrx.io/docs" </w:instrText>
      </w:r>
      <w:r>
        <w:fldChar w:fldCharType="separate"/>
      </w:r>
      <w:r w:rsidRPr="00DD0B7F">
        <w:rPr>
          <w:rStyle w:val="Hipercze"/>
          <w:lang w:val="en-US"/>
          <w:rPrChange w:id="32" w:author="Dariusz Kralewski" w:date="2020-01-08T14:35:00Z">
            <w:rPr>
              <w:rStyle w:val="Hipercze"/>
            </w:rPr>
          </w:rPrChange>
        </w:rPr>
        <w:t>https://ngrx.io/docs</w:t>
      </w:r>
      <w:r>
        <w:rPr>
          <w:rStyle w:val="Hipercze"/>
        </w:rPr>
        <w:fldChar w:fldCharType="end"/>
      </w:r>
      <w:bookmarkEnd w:id="29"/>
    </w:p>
  </w:footnote>
  <w:footnote w:id="35">
    <w:p w14:paraId="5E3BFE10" w14:textId="59D9AF91" w:rsidR="003C08FA" w:rsidRDefault="003C08FA">
      <w:pPr>
        <w:pStyle w:val="Tekstprzypisudolnego"/>
      </w:pPr>
      <w:r>
        <w:rPr>
          <w:rStyle w:val="Odwoanieprzypisudolnego"/>
        </w:rPr>
        <w:footnoteRef/>
      </w:r>
      <w:r>
        <w:t xml:space="preserve"> Spring </w:t>
      </w:r>
      <w:hyperlink r:id="rId29" w:history="1">
        <w:r>
          <w:rPr>
            <w:rStyle w:val="Hipercze"/>
          </w:rPr>
          <w:t>https://spring.io/</w:t>
        </w:r>
      </w:hyperlink>
    </w:p>
  </w:footnote>
  <w:footnote w:id="36">
    <w:p w14:paraId="5BEBEA2C" w14:textId="4EF90D4E" w:rsidR="003C08FA" w:rsidRDefault="003C08FA">
      <w:pPr>
        <w:pStyle w:val="Tekstprzypisudolnego"/>
      </w:pPr>
      <w:r>
        <w:rPr>
          <w:rStyle w:val="Odwoanieprzypisudolnego"/>
        </w:rPr>
        <w:footnoteRef/>
      </w:r>
      <w:r>
        <w:t xml:space="preserve"> Node.js </w:t>
      </w:r>
      <w:hyperlink r:id="rId30" w:history="1">
        <w:r>
          <w:rPr>
            <w:rStyle w:val="Hipercze"/>
          </w:rPr>
          <w:t>https://pl.wikipedia.org/wiki/Node.js</w:t>
        </w:r>
      </w:hyperlink>
    </w:p>
  </w:footnote>
  <w:footnote w:id="37">
    <w:p w14:paraId="47DA7B08" w14:textId="2BB90E67" w:rsidR="00322F02" w:rsidRPr="00DD0B7F" w:rsidRDefault="00322F02">
      <w:pPr>
        <w:pStyle w:val="Tekstprzypisudolnego"/>
        <w:rPr>
          <w:lang w:val="en-US"/>
          <w:rPrChange w:id="35" w:author="Dariusz Kralewski" w:date="2020-01-08T14:35:00Z">
            <w:rPr/>
          </w:rPrChange>
        </w:rPr>
      </w:pPr>
      <w:r>
        <w:rPr>
          <w:rStyle w:val="Odwoanieprzypisudolnego"/>
        </w:rPr>
        <w:footnoteRef/>
      </w:r>
      <w:r w:rsidRPr="00DD0B7F">
        <w:rPr>
          <w:lang w:val="en-US"/>
          <w:rPrChange w:id="36" w:author="Dariusz Kralewski" w:date="2020-01-08T14:35:00Z">
            <w:rPr/>
          </w:rPrChange>
        </w:rPr>
        <w:t xml:space="preserve"> </w:t>
      </w:r>
      <w:bookmarkStart w:id="37" w:name="_Hlk29375688"/>
      <w:r w:rsidRPr="00DD0B7F">
        <w:rPr>
          <w:lang w:val="en-US"/>
          <w:rPrChange w:id="38" w:author="Dariusz Kralewski" w:date="2020-01-08T14:35:00Z">
            <w:rPr/>
          </w:rPrChange>
        </w:rPr>
        <w:t>Adam Freeman</w:t>
      </w:r>
      <w:r>
        <w:rPr>
          <w:lang w:val="en-US"/>
        </w:rPr>
        <w:t xml:space="preserve">, </w:t>
      </w:r>
      <w:r w:rsidRPr="00DD0B7F">
        <w:rPr>
          <w:i/>
          <w:iCs/>
          <w:lang w:val="en-US"/>
          <w:rPrChange w:id="39" w:author="Dariusz Kralewski" w:date="2020-01-08T14:35:00Z">
            <w:rPr>
              <w:i/>
              <w:iCs/>
            </w:rPr>
          </w:rPrChange>
        </w:rPr>
        <w:t>Pro ASP.NET Core MVC 2</w:t>
      </w:r>
      <w:r w:rsidRPr="00DD0B7F">
        <w:rPr>
          <w:lang w:val="en-US"/>
          <w:rPrChange w:id="40" w:author="Dariusz Kralewski" w:date="2020-01-08T14:35:00Z">
            <w:rPr/>
          </w:rPrChange>
        </w:rPr>
        <w:t>, 7 edycja, APRESS, s. 6</w:t>
      </w:r>
      <w:bookmarkEnd w:id="37"/>
    </w:p>
  </w:footnote>
  <w:footnote w:id="38">
    <w:p w14:paraId="2F236334" w14:textId="77777777" w:rsidR="00322F02" w:rsidRPr="00DD0B7F" w:rsidRDefault="00322F02" w:rsidP="00CA5EF4">
      <w:pPr>
        <w:pStyle w:val="Tekstprzypisudolnego"/>
        <w:rPr>
          <w:lang w:val="en-US"/>
          <w:rPrChange w:id="41" w:author="Dariusz Kralewski" w:date="2020-01-08T14:35:00Z">
            <w:rPr/>
          </w:rPrChange>
        </w:rPr>
      </w:pPr>
      <w:r>
        <w:rPr>
          <w:rStyle w:val="Odwoanieprzypisudolnego"/>
        </w:rPr>
        <w:footnoteRef/>
      </w:r>
      <w:r w:rsidRPr="00DD0B7F">
        <w:rPr>
          <w:lang w:val="en-US"/>
          <w:rPrChange w:id="42" w:author="Dariusz Kralewski" w:date="2020-01-08T14:35:00Z">
            <w:rPr/>
          </w:rPrChange>
        </w:rPr>
        <w:t xml:space="preserve"> </w:t>
      </w:r>
      <w:bookmarkStart w:id="43" w:name="_Hlk29375759"/>
      <w:r w:rsidRPr="00DD0B7F">
        <w:rPr>
          <w:lang w:val="en-US"/>
          <w:rPrChange w:id="44" w:author="Dariusz Kralewski" w:date="2020-01-08T14:35:00Z">
            <w:rPr/>
          </w:rPrChange>
        </w:rPr>
        <w:t xml:space="preserve">José M. Aguilar, </w:t>
      </w:r>
      <w:r w:rsidRPr="00DD0B7F">
        <w:rPr>
          <w:i/>
          <w:iCs/>
          <w:lang w:val="en-US"/>
          <w:rPrChange w:id="45" w:author="Dariusz Kralewski" w:date="2020-01-08T14:35:00Z">
            <w:rPr>
              <w:i/>
              <w:iCs/>
            </w:rPr>
          </w:rPrChange>
        </w:rPr>
        <w:t xml:space="preserve">SignalR Programming </w:t>
      </w:r>
      <w:proofErr w:type="gramStart"/>
      <w:r w:rsidRPr="00DD0B7F">
        <w:rPr>
          <w:i/>
          <w:iCs/>
          <w:lang w:val="en-US"/>
          <w:rPrChange w:id="46" w:author="Dariusz Kralewski" w:date="2020-01-08T14:35:00Z">
            <w:rPr>
              <w:i/>
              <w:iCs/>
            </w:rPr>
          </w:rPrChange>
        </w:rPr>
        <w:t>In</w:t>
      </w:r>
      <w:proofErr w:type="gramEnd"/>
      <w:r w:rsidRPr="00DD0B7F">
        <w:rPr>
          <w:i/>
          <w:iCs/>
          <w:lang w:val="en-US"/>
          <w:rPrChange w:id="47" w:author="Dariusz Kralewski" w:date="2020-01-08T14:35:00Z">
            <w:rPr>
              <w:i/>
              <w:iCs/>
            </w:rPr>
          </w:rPrChange>
        </w:rPr>
        <w:t xml:space="preserve"> Microsoft ASP.NET</w:t>
      </w:r>
      <w:r w:rsidRPr="00DD0B7F">
        <w:rPr>
          <w:lang w:val="en-US"/>
          <w:rPrChange w:id="48" w:author="Dariusz Kralewski" w:date="2020-01-08T14:35:00Z">
            <w:rPr/>
          </w:rPrChange>
        </w:rPr>
        <w:t>, Microsoft Press, Redmond, Washington 98052-6399 2014, s. 18</w:t>
      </w:r>
      <w:bookmarkEnd w:id="43"/>
    </w:p>
  </w:footnote>
  <w:footnote w:id="39">
    <w:p w14:paraId="1040A5B5" w14:textId="1B21D6BD" w:rsidR="00DC738D" w:rsidRDefault="00DC738D">
      <w:pPr>
        <w:pStyle w:val="Tekstprzypisudolnego"/>
      </w:pPr>
      <w:r>
        <w:rPr>
          <w:rStyle w:val="Odwoanieprzypisudolnego"/>
        </w:rPr>
        <w:footnoteRef/>
      </w:r>
      <w:r>
        <w:t xml:space="preserve"> Baza danych Oracle </w:t>
      </w:r>
      <w:hyperlink r:id="rId31" w:history="1">
        <w:r>
          <w:rPr>
            <w:rStyle w:val="Hipercze"/>
          </w:rPr>
          <w:t>https://pl.wikipedia.org/wiki/Oracle_Database</w:t>
        </w:r>
      </w:hyperlink>
    </w:p>
  </w:footnote>
  <w:footnote w:id="40">
    <w:p w14:paraId="062C5932" w14:textId="30646237" w:rsidR="00DC738D" w:rsidRDefault="00DC738D">
      <w:pPr>
        <w:pStyle w:val="Tekstprzypisudolnego"/>
      </w:pPr>
      <w:r>
        <w:rPr>
          <w:rStyle w:val="Odwoanieprzypisudolnego"/>
        </w:rPr>
        <w:footnoteRef/>
      </w:r>
      <w:r>
        <w:t xml:space="preserve"> MySQL </w:t>
      </w:r>
      <w:hyperlink r:id="rId32" w:history="1">
        <w:r>
          <w:rPr>
            <w:rStyle w:val="Hipercze"/>
          </w:rPr>
          <w:t>https://pl.wikipedia.org/wiki/MySQL</w:t>
        </w:r>
      </w:hyperlink>
    </w:p>
  </w:footnote>
  <w:footnote w:id="41">
    <w:p w14:paraId="6E7E0D96" w14:textId="1DFD751D" w:rsidR="00DC738D" w:rsidRDefault="00DC738D">
      <w:pPr>
        <w:pStyle w:val="Tekstprzypisudolnego"/>
      </w:pPr>
      <w:r>
        <w:rPr>
          <w:rStyle w:val="Odwoanieprzypisudolnego"/>
        </w:rPr>
        <w:footnoteRef/>
      </w:r>
      <w:r>
        <w:t xml:space="preserve"> PostgreSQL </w:t>
      </w:r>
      <w:hyperlink r:id="rId33" w:history="1">
        <w:r>
          <w:rPr>
            <w:rStyle w:val="Hipercze"/>
          </w:rPr>
          <w:t>https://pl.wikipedia.org/wiki/PostgreSQL</w:t>
        </w:r>
      </w:hyperlink>
    </w:p>
  </w:footnote>
  <w:footnote w:id="42">
    <w:p w14:paraId="698DE338" w14:textId="42D7C014" w:rsidR="00322F02" w:rsidRDefault="00322F02">
      <w:pPr>
        <w:pStyle w:val="Tekstprzypisudolnego"/>
      </w:pPr>
      <w:r>
        <w:rPr>
          <w:rStyle w:val="Odwoanieprzypisudolnego"/>
        </w:rPr>
        <w:footnoteRef/>
      </w:r>
      <w:r>
        <w:t xml:space="preserve"> SQL Server </w:t>
      </w:r>
      <w:hyperlink r:id="rId34" w:anchor="firstHeading" w:history="1">
        <w:r w:rsidRPr="00143FA0">
          <w:rPr>
            <w:rStyle w:val="Hipercze"/>
          </w:rPr>
          <w:t>https://en.wikipedia.org/wiki/Microsoft_SQL_Server#firstHeading</w:t>
        </w:r>
      </w:hyperlink>
    </w:p>
  </w:footnote>
  <w:footnote w:id="43">
    <w:p w14:paraId="7E84A696" w14:textId="6EE33B98" w:rsidR="00322F02" w:rsidRDefault="00322F02">
      <w:pPr>
        <w:pStyle w:val="Tekstprzypisudolnego"/>
      </w:pPr>
      <w:r>
        <w:rPr>
          <w:rStyle w:val="Odwoanieprzypisudolnego"/>
        </w:rPr>
        <w:footnoteRef/>
      </w:r>
      <w:r>
        <w:t xml:space="preserve"> SQL Server. </w:t>
      </w:r>
      <w:r w:rsidRPr="00525543">
        <w:t>Database Files and Filegroups</w:t>
      </w:r>
      <w:r>
        <w:t xml:space="preserve"> </w:t>
      </w:r>
      <w:hyperlink r:id="rId35" w:history="1">
        <w:r>
          <w:rPr>
            <w:rStyle w:val="Hipercze"/>
          </w:rPr>
          <w:t>https://docs.microsoft.com/en-us/sql/relational-databases/databases/database-files-and-filegroups?view=sql-server-ver15</w:t>
        </w:r>
      </w:hyperlink>
    </w:p>
  </w:footnote>
  <w:footnote w:id="44">
    <w:p w14:paraId="39D3BF71" w14:textId="3362F7E2" w:rsidR="00322F02" w:rsidRDefault="00322F02">
      <w:pPr>
        <w:pStyle w:val="Tekstprzypisudolnego"/>
      </w:pPr>
      <w:r>
        <w:rPr>
          <w:rStyle w:val="Odwoanieprzypisudolnego"/>
        </w:rPr>
        <w:footnoteRef/>
      </w:r>
      <w:r>
        <w:t xml:space="preserve"> SQL Server. </w:t>
      </w:r>
      <w:r w:rsidRPr="003F1656">
        <w:t>Pages and Extents Architecture Guide</w:t>
      </w:r>
      <w:r>
        <w:t xml:space="preserve"> </w:t>
      </w:r>
      <w:hyperlink r:id="rId36" w:history="1">
        <w:r w:rsidRPr="00D27D28">
          <w:rPr>
            <w:rStyle w:val="Hipercze"/>
          </w:rPr>
          <w:t>https://docs.microsoft.com/en-us/sql/relational-databases/pages-and-extents-architecture-guide?view=sql-server-ver15</w:t>
        </w:r>
      </w:hyperlink>
    </w:p>
  </w:footnote>
  <w:footnote w:id="45">
    <w:p w14:paraId="4EFBE0F5" w14:textId="0CC74F81" w:rsidR="00322F02" w:rsidRDefault="00322F02">
      <w:pPr>
        <w:pStyle w:val="Tekstprzypisudolnego"/>
      </w:pPr>
      <w:r>
        <w:rPr>
          <w:rStyle w:val="Odwoanieprzypisudolnego"/>
        </w:rPr>
        <w:footnoteRef/>
      </w:r>
      <w:r>
        <w:t xml:space="preserve"> SQL Server. </w:t>
      </w:r>
      <w:r w:rsidRPr="00022D10">
        <w:t>Buffer Management</w:t>
      </w:r>
      <w:r>
        <w:t xml:space="preserve"> </w:t>
      </w:r>
      <w:hyperlink r:id="rId37" w:history="1">
        <w:r>
          <w:rPr>
            <w:rStyle w:val="Hipercze"/>
          </w:rPr>
          <w:t>https://docs.microsoft.com/en-us/previous-versions/sql/sql-server-2008-r2/aa337525(v=sql.105)</w:t>
        </w:r>
      </w:hyperlink>
    </w:p>
  </w:footnote>
  <w:footnote w:id="46">
    <w:p w14:paraId="22AE40F2" w14:textId="5EF4246E" w:rsidR="00322F02" w:rsidRDefault="00322F02">
      <w:pPr>
        <w:pStyle w:val="Tekstprzypisudolnego"/>
      </w:pPr>
      <w:r>
        <w:rPr>
          <w:rStyle w:val="Odwoanieprzypisudolnego"/>
        </w:rPr>
        <w:footnoteRef/>
      </w:r>
      <w:r>
        <w:t xml:space="preserve"> SQL Server. SQL Statement Processing </w:t>
      </w:r>
      <w:hyperlink r:id="rId38" w:history="1">
        <w:r>
          <w:rPr>
            <w:rStyle w:val="Hipercze"/>
          </w:rPr>
          <w:t>https://docs.microsoft.com/en-us/previous-versions/sql/sql-server-2008-r2/ms190623(v=sql.105)</w:t>
        </w:r>
      </w:hyperlink>
    </w:p>
  </w:footnote>
  <w:footnote w:id="47">
    <w:p w14:paraId="6F92BC4C" w14:textId="529D8786" w:rsidR="00322F02" w:rsidRDefault="00322F02">
      <w:pPr>
        <w:pStyle w:val="Tekstprzypisudolnego"/>
      </w:pPr>
      <w:r>
        <w:rPr>
          <w:rStyle w:val="Odwoanieprzypisudolnego"/>
        </w:rPr>
        <w:footnoteRef/>
      </w:r>
      <w:r>
        <w:t xml:space="preserve"> JavaScript Object </w:t>
      </w:r>
      <w:r w:rsidRPr="000E3D4C">
        <w:rPr>
          <w:lang w:val="en-US"/>
        </w:rPr>
        <w:t>Notation</w:t>
      </w:r>
      <w:r>
        <w:t xml:space="preserve"> </w:t>
      </w:r>
      <w:hyperlink r:id="rId39" w:history="1">
        <w:r w:rsidRPr="009B6466">
          <w:rPr>
            <w:rStyle w:val="Hipercze"/>
          </w:rPr>
          <w:t>https://pl.wikipedia.org/wiki/JSON</w:t>
        </w:r>
      </w:hyperlink>
    </w:p>
  </w:footnote>
  <w:footnote w:id="48">
    <w:p w14:paraId="029EB1F7" w14:textId="026CB04E" w:rsidR="00322F02" w:rsidRPr="00E56F43" w:rsidRDefault="00322F02">
      <w:pPr>
        <w:pStyle w:val="Tekstprzypisudolnego"/>
        <w:rPr>
          <w:lang w:val="en-US"/>
        </w:rPr>
      </w:pPr>
      <w:r>
        <w:rPr>
          <w:rStyle w:val="Odwoanieprzypisudolnego"/>
        </w:rPr>
        <w:footnoteRef/>
      </w:r>
      <w:r w:rsidRPr="00E56F43">
        <w:rPr>
          <w:lang w:val="en-US"/>
        </w:rPr>
        <w:t xml:space="preserve"> </w:t>
      </w:r>
      <w:bookmarkStart w:id="52" w:name="_Hlk29375735"/>
      <w:r w:rsidRPr="00E56F43">
        <w:rPr>
          <w:lang w:val="en-US"/>
        </w:rPr>
        <w:t>Apache Lucene</w:t>
      </w:r>
      <w:r w:rsidRPr="002848EB">
        <w:rPr>
          <w:lang w:val="en-US"/>
        </w:rPr>
        <w:t xml:space="preserve"> </w:t>
      </w:r>
      <w:r>
        <w:fldChar w:fldCharType="begin"/>
      </w:r>
      <w:r w:rsidRPr="00DD0B7F">
        <w:rPr>
          <w:lang w:val="en-US"/>
          <w:rPrChange w:id="53" w:author="Dariusz Kralewski" w:date="2020-01-08T14:35:00Z">
            <w:rPr/>
          </w:rPrChange>
        </w:rPr>
        <w:instrText xml:space="preserve"> HYPERLINK "https://lucene.apache.org/" </w:instrText>
      </w:r>
      <w:r>
        <w:fldChar w:fldCharType="separate"/>
      </w:r>
      <w:r w:rsidRPr="00E55A01">
        <w:rPr>
          <w:rStyle w:val="Hipercze"/>
          <w:lang w:val="en-US"/>
        </w:rPr>
        <w:t>https://lucene.apache.org/</w:t>
      </w:r>
      <w:bookmarkEnd w:id="52"/>
      <w:r>
        <w:rPr>
          <w:rStyle w:val="Hipercze"/>
          <w:lang w:val="en-US"/>
        </w:rPr>
        <w:fldChar w:fldCharType="end"/>
      </w:r>
    </w:p>
  </w:footnote>
  <w:footnote w:id="49">
    <w:p w14:paraId="76C8855D" w14:textId="4262F977" w:rsidR="00322F02" w:rsidRDefault="00322F02">
      <w:pPr>
        <w:pStyle w:val="Tekstprzypisudolnego"/>
      </w:pPr>
      <w:r>
        <w:rPr>
          <w:rStyle w:val="Odwoanieprzypisudolnego"/>
        </w:rPr>
        <w:footnoteRef/>
      </w:r>
      <w:r>
        <w:t xml:space="preserve"> Radu Gheorghe, Matthew Lee Hinman, Roy Russo, </w:t>
      </w:r>
      <w:r w:rsidRPr="005303FF">
        <w:rPr>
          <w:i/>
          <w:iCs/>
        </w:rPr>
        <w:t>Elasticsearch in Action</w:t>
      </w:r>
      <w:r>
        <w:t>, Manning Publications, Nowy Jork 2016, s. 5</w:t>
      </w:r>
    </w:p>
  </w:footnote>
  <w:footnote w:id="50">
    <w:p w14:paraId="1D5DB9A0" w14:textId="7CD05102" w:rsidR="00322F02" w:rsidRDefault="00322F02">
      <w:pPr>
        <w:pStyle w:val="Tekstprzypisudolnego"/>
      </w:pPr>
      <w:r>
        <w:rPr>
          <w:rStyle w:val="Odwoanieprzypisudolnego"/>
        </w:rPr>
        <w:footnoteRef/>
      </w:r>
      <w:r>
        <w:t xml:space="preserve"> </w:t>
      </w:r>
      <w:hyperlink r:id="rId40" w:history="1">
        <w:r>
          <w:rPr>
            <w:rStyle w:val="Hipercze"/>
          </w:rPr>
          <w:t>https://www.elastic.co/guide/en/elasticsearch/reference/current/documents-indices.html</w:t>
        </w:r>
      </w:hyperlink>
    </w:p>
  </w:footnote>
  <w:footnote w:id="51">
    <w:p w14:paraId="325E4FDA" w14:textId="7491F3F1" w:rsidR="00322F02" w:rsidRDefault="00322F02">
      <w:pPr>
        <w:pStyle w:val="Tekstprzypisudolnego"/>
      </w:pPr>
      <w:r>
        <w:rPr>
          <w:rStyle w:val="Odwoanieprzypisudolnego"/>
        </w:rPr>
        <w:footnoteRef/>
      </w:r>
      <w:r>
        <w:t xml:space="preserve"> Elasticsearch. Query DSL </w:t>
      </w:r>
      <w:hyperlink r:id="rId41" w:history="1">
        <w:r w:rsidRPr="00726541">
          <w:rPr>
            <w:rStyle w:val="Hipercze"/>
          </w:rPr>
          <w:t>https://www.elastic.co/guide/en/elasticsearch/reference/current/query-dsl.html</w:t>
        </w:r>
      </w:hyperlink>
    </w:p>
  </w:footnote>
  <w:footnote w:id="52">
    <w:p w14:paraId="04F05B2C" w14:textId="57554B0D" w:rsidR="00322F02" w:rsidRPr="00DD0B7F" w:rsidRDefault="00322F02">
      <w:pPr>
        <w:pStyle w:val="Tekstprzypisudolnego"/>
        <w:rPr>
          <w:lang w:val="en-US"/>
          <w:rPrChange w:id="66" w:author="Dariusz Kralewski" w:date="2020-01-08T14:35:00Z">
            <w:rPr/>
          </w:rPrChange>
        </w:rPr>
      </w:pPr>
      <w:r>
        <w:rPr>
          <w:rStyle w:val="Odwoanieprzypisudolnego"/>
        </w:rPr>
        <w:footnoteRef/>
      </w:r>
      <w:r w:rsidRPr="00E56F43">
        <w:rPr>
          <w:lang w:val="en-US"/>
        </w:rPr>
        <w:t xml:space="preserve"> </w:t>
      </w:r>
      <w:bookmarkStart w:id="67" w:name="_Hlk29375782"/>
      <w:r>
        <w:rPr>
          <w:lang w:val="en-US"/>
        </w:rPr>
        <w:t>Fenie Reynders, p</w:t>
      </w:r>
      <w:r w:rsidRPr="009B5A58">
        <w:rPr>
          <w:lang w:val="en-US"/>
        </w:rPr>
        <w:t>rzedmowa Scott Hanselman</w:t>
      </w:r>
      <w:r>
        <w:rPr>
          <w:lang w:val="en-US"/>
        </w:rPr>
        <w:t xml:space="preserve">, </w:t>
      </w:r>
      <w:r w:rsidRPr="009B5A58">
        <w:rPr>
          <w:i/>
          <w:iCs/>
          <w:lang w:val="en-US"/>
        </w:rPr>
        <w:t>Modern API Design with ASP.NET Core 2: Building Cross-Platform Back-End Systems</w:t>
      </w:r>
      <w:r w:rsidRPr="009B5A58">
        <w:rPr>
          <w:lang w:val="en-US"/>
        </w:rPr>
        <w:t>,</w:t>
      </w:r>
      <w:r>
        <w:rPr>
          <w:lang w:val="en-US"/>
        </w:rPr>
        <w:t xml:space="preserve"> </w:t>
      </w:r>
      <w:r w:rsidRPr="00DD0B7F">
        <w:rPr>
          <w:lang w:val="en-US"/>
          <w:rPrChange w:id="68" w:author="Dariusz Kralewski" w:date="2020-01-08T14:35:00Z">
            <w:rPr/>
          </w:rPrChange>
        </w:rPr>
        <w:t>APRESS</w:t>
      </w:r>
      <w:r>
        <w:rPr>
          <w:lang w:val="en-US"/>
        </w:rPr>
        <w:t xml:space="preserve">, </w:t>
      </w:r>
      <w:r w:rsidRPr="009B5A58">
        <w:rPr>
          <w:lang w:val="en-US"/>
        </w:rPr>
        <w:t xml:space="preserve">Odijk, </w:t>
      </w:r>
      <w:r w:rsidRPr="001B0CB9">
        <w:t>Holandia</w:t>
      </w:r>
      <w:r>
        <w:rPr>
          <w:lang w:val="en-US"/>
        </w:rPr>
        <w:t xml:space="preserve"> 2018,</w:t>
      </w:r>
      <w:r w:rsidRPr="00E56F43">
        <w:rPr>
          <w:lang w:val="en-US"/>
        </w:rPr>
        <w:t xml:space="preserve"> </w:t>
      </w:r>
      <w:r w:rsidRPr="00DD0B7F">
        <w:rPr>
          <w:lang w:val="en-US"/>
          <w:rPrChange w:id="69" w:author="Dariusz Kralewski" w:date="2020-01-08T14:35:00Z">
            <w:rPr/>
          </w:rPrChange>
        </w:rPr>
        <w:t>s. 6</w:t>
      </w:r>
    </w:p>
    <w:bookmarkEnd w:id="67"/>
  </w:footnote>
  <w:footnote w:id="53">
    <w:p w14:paraId="77A208D4" w14:textId="7B484EC1" w:rsidR="00322F02" w:rsidRPr="00DD0B7F" w:rsidRDefault="00322F02">
      <w:pPr>
        <w:pStyle w:val="Tekstprzypisudolnego"/>
        <w:rPr>
          <w:lang w:val="en-US"/>
          <w:rPrChange w:id="70" w:author="Dariusz Kralewski" w:date="2020-01-08T14:35:00Z">
            <w:rPr/>
          </w:rPrChange>
        </w:rPr>
      </w:pPr>
      <w:r>
        <w:rPr>
          <w:rStyle w:val="Odwoanieprzypisudolnego"/>
        </w:rPr>
        <w:footnoteRef/>
      </w:r>
      <w:r w:rsidRPr="00DD0B7F">
        <w:rPr>
          <w:lang w:val="en-US"/>
          <w:rPrChange w:id="71" w:author="Dariusz Kralewski" w:date="2020-01-08T14:35:00Z">
            <w:rPr/>
          </w:rPrChange>
        </w:rPr>
        <w:t xml:space="preserve"> </w:t>
      </w:r>
      <w:bookmarkStart w:id="72" w:name="_Hlk29375809"/>
      <w:r w:rsidRPr="00DD0B7F">
        <w:rPr>
          <w:lang w:val="en-US"/>
          <w:rPrChange w:id="73" w:author="Dariusz Kralewski" w:date="2020-01-08T14:35:00Z">
            <w:rPr/>
          </w:rPrChange>
        </w:rPr>
        <w:t xml:space="preserve">REST Uniform Interface </w:t>
      </w:r>
      <w:r>
        <w:fldChar w:fldCharType="begin"/>
      </w:r>
      <w:r w:rsidRPr="00DD0B7F">
        <w:rPr>
          <w:lang w:val="en-US"/>
          <w:rPrChange w:id="74" w:author="Dariusz Kralewski" w:date="2020-01-08T14:35:00Z">
            <w:rPr/>
          </w:rPrChange>
        </w:rPr>
        <w:instrText xml:space="preserve"> HYPERLINK "https://en.wikipedia.org/wiki/Representational_state_transfer%23Uniform_interface" </w:instrText>
      </w:r>
      <w:r>
        <w:fldChar w:fldCharType="separate"/>
      </w:r>
      <w:r w:rsidRPr="00DD0B7F">
        <w:rPr>
          <w:rStyle w:val="Hipercze"/>
          <w:lang w:val="en-US"/>
          <w:rPrChange w:id="75" w:author="Dariusz Kralewski" w:date="2020-01-08T14:35:00Z">
            <w:rPr>
              <w:rStyle w:val="Hipercze"/>
            </w:rPr>
          </w:rPrChange>
        </w:rPr>
        <w:t>https://en.wikipedia.org/wiki/Representational_state_transfer#Uniform_interface</w:t>
      </w:r>
      <w:bookmarkEnd w:id="72"/>
      <w:r>
        <w:rPr>
          <w:rStyle w:val="Hipercze"/>
        </w:rPr>
        <w:fldChar w:fldCharType="end"/>
      </w:r>
    </w:p>
  </w:footnote>
  <w:footnote w:id="54">
    <w:p w14:paraId="13E653F2" w14:textId="3086580A" w:rsidR="00322F02" w:rsidRDefault="00322F02">
      <w:pPr>
        <w:pStyle w:val="Tekstprzypisudolnego"/>
      </w:pPr>
      <w:r>
        <w:rPr>
          <w:rStyle w:val="Odwoanieprzypisudolnego"/>
        </w:rPr>
        <w:footnoteRef/>
      </w:r>
      <w:bookmarkStart w:id="79" w:name="_Hlk29375817"/>
      <w:r>
        <w:t xml:space="preserve"> 10 najważniejszych ataków lub usterek w aplikacjach internetowych </w:t>
      </w:r>
      <w:hyperlink r:id="rId42" w:history="1">
        <w:r w:rsidRPr="00E55A01">
          <w:rPr>
            <w:rStyle w:val="Hipercze"/>
          </w:rPr>
          <w:t>https://www.owasp.org/images/7/72/OWASP_Top_10-2017_%28en%29.pdf.pdf</w:t>
        </w:r>
        <w:bookmarkEnd w:id="79"/>
      </w:hyperlink>
    </w:p>
  </w:footnote>
  <w:footnote w:id="55">
    <w:p w14:paraId="2DE58000" w14:textId="235A8B61" w:rsidR="00322F02" w:rsidRDefault="00322F02">
      <w:pPr>
        <w:pStyle w:val="Tekstprzypisudolnego"/>
      </w:pPr>
      <w:r>
        <w:rPr>
          <w:rStyle w:val="Odwoanieprzypisudolnego"/>
        </w:rPr>
        <w:footnoteRef/>
      </w:r>
      <w:r>
        <w:t xml:space="preserve"> Edward Pollack, </w:t>
      </w:r>
      <w:r w:rsidRPr="001B0CB9">
        <w:rPr>
          <w:i/>
          <w:iCs/>
        </w:rPr>
        <w:t>Dynamic SQL: Applications, Performance, and Security in Microsoft SQL Server</w:t>
      </w:r>
      <w:r>
        <w:t xml:space="preserve">, </w:t>
      </w:r>
      <w:r w:rsidRPr="00DD0B7F">
        <w:rPr>
          <w:lang w:val="en-US"/>
          <w:rPrChange w:id="80" w:author="Dariusz Kralewski" w:date="2020-01-08T14:35:00Z">
            <w:rPr/>
          </w:rPrChange>
        </w:rPr>
        <w:t>APRESS</w:t>
      </w:r>
      <w:r>
        <w:t>, Albany, NY, USA 2019, s. 31</w:t>
      </w:r>
    </w:p>
  </w:footnote>
  <w:footnote w:id="56">
    <w:p w14:paraId="062F1DCB" w14:textId="414046FC" w:rsidR="00322F02" w:rsidRPr="00ED03F5" w:rsidRDefault="00322F02">
      <w:pPr>
        <w:pStyle w:val="Tekstprzypisudolnego"/>
        <w:rPr>
          <w:lang w:val="en-US"/>
        </w:rPr>
      </w:pPr>
      <w:r>
        <w:rPr>
          <w:rStyle w:val="Odwoanieprzypisudolnego"/>
        </w:rPr>
        <w:footnoteRef/>
      </w:r>
      <w:r w:rsidRPr="00E56F43">
        <w:rPr>
          <w:lang w:val="en-US"/>
        </w:rPr>
        <w:t xml:space="preserve"> </w:t>
      </w:r>
      <w:bookmarkStart w:id="84" w:name="_Hlk29375832"/>
      <w:r w:rsidRPr="00E56F43">
        <w:rPr>
          <w:lang w:val="en-US"/>
        </w:rPr>
        <w:t>RFC7519</w:t>
      </w:r>
      <w:r>
        <w:rPr>
          <w:lang w:val="en-US"/>
        </w:rPr>
        <w:t>,</w:t>
      </w:r>
      <w:r w:rsidRPr="00E56F43">
        <w:rPr>
          <w:lang w:val="en-US"/>
        </w:rPr>
        <w:t xml:space="preserve"> </w:t>
      </w:r>
      <w:r w:rsidRPr="00AC3597">
        <w:rPr>
          <w:lang w:val="en-US"/>
        </w:rPr>
        <w:t xml:space="preserve">JSON Web Token (JWT) </w:t>
      </w:r>
      <w:r>
        <w:fldChar w:fldCharType="begin"/>
      </w:r>
      <w:r w:rsidRPr="00DD0B7F">
        <w:rPr>
          <w:lang w:val="en-US"/>
          <w:rPrChange w:id="85" w:author="Dariusz Kralewski" w:date="2020-01-08T14:35:00Z">
            <w:rPr/>
          </w:rPrChange>
        </w:rPr>
        <w:instrText xml:space="preserve"> HYPERLINK "https://tools.ietf.org/html/rfc7519" </w:instrText>
      </w:r>
      <w:r>
        <w:fldChar w:fldCharType="separate"/>
      </w:r>
      <w:r w:rsidRPr="00E55A01">
        <w:rPr>
          <w:rStyle w:val="Hipercze"/>
          <w:lang w:val="en-US"/>
        </w:rPr>
        <w:t>https://tools.ietf.org/html/rfc7519</w:t>
      </w:r>
      <w:bookmarkEnd w:id="84"/>
      <w:r>
        <w:rPr>
          <w:rStyle w:val="Hipercze"/>
          <w:lang w:val="en-US"/>
        </w:rPr>
        <w:fldChar w:fldCharType="end"/>
      </w:r>
    </w:p>
  </w:footnote>
  <w:footnote w:id="57">
    <w:p w14:paraId="0B790450" w14:textId="0F25DEF7" w:rsidR="00322F02" w:rsidRDefault="00322F02">
      <w:pPr>
        <w:pStyle w:val="Tekstprzypisudolnego"/>
      </w:pPr>
      <w:r>
        <w:rPr>
          <w:rStyle w:val="Odwoanieprzypisudolnego"/>
        </w:rPr>
        <w:footnoteRef/>
      </w:r>
      <w:r>
        <w:t xml:space="preserve"> Plain Old CLR Object </w:t>
      </w:r>
      <w:hyperlink r:id="rId43" w:history="1">
        <w:r w:rsidRPr="009B6466">
          <w:rPr>
            <w:rStyle w:val="Hipercze"/>
          </w:rPr>
          <w:t>https://pl.wikipedia.org/wiki/Plain_Old_CLR_Object</w:t>
        </w:r>
      </w:hyperlink>
    </w:p>
  </w:footnote>
  <w:footnote w:id="58">
    <w:p w14:paraId="5896B509" w14:textId="1B817EAF" w:rsidR="00322F02" w:rsidRDefault="00322F02">
      <w:pPr>
        <w:pStyle w:val="Tekstprzypisudolnego"/>
      </w:pPr>
      <w:r>
        <w:rPr>
          <w:rStyle w:val="Odwoanieprzypisudolnego"/>
        </w:rPr>
        <w:footnoteRef/>
      </w:r>
      <w:r>
        <w:t xml:space="preserve"> </w:t>
      </w:r>
      <w:bookmarkStart w:id="98" w:name="_Hlk29375857"/>
      <w:r>
        <w:t xml:space="preserve">Kontroler w ASP.NET </w:t>
      </w:r>
      <w:bookmarkEnd w:id="98"/>
      <w:r>
        <w:fldChar w:fldCharType="begin"/>
      </w:r>
      <w:r>
        <w:instrText xml:space="preserve"> HYPERLINK "https://docs.microsoft.com/pl-pl/aspnet/web-api/overview/getting-started-with-aspnet-web-api/tutorial-your-first-web-api%23adding-a-controller" </w:instrText>
      </w:r>
      <w:r>
        <w:fldChar w:fldCharType="separate"/>
      </w:r>
      <w:r w:rsidRPr="00E55A01">
        <w:rPr>
          <w:rStyle w:val="Hipercze"/>
        </w:rPr>
        <w:t>https://docs.microsoft.com/pl-pl/aspnet/web-api/overview/getting-started-with-aspnet-web-api/tutorial-your-first-web-api#adding-a-controller</w:t>
      </w:r>
      <w:r>
        <w:fldChar w:fldCharType="end"/>
      </w:r>
    </w:p>
  </w:footnote>
  <w:footnote w:id="59">
    <w:p w14:paraId="28ABEE44" w14:textId="73E397F5" w:rsidR="00322F02" w:rsidRPr="00DD0B7F" w:rsidRDefault="00322F02">
      <w:pPr>
        <w:pStyle w:val="Tekstprzypisudolnego"/>
        <w:rPr>
          <w:lang w:val="en-US"/>
          <w:rPrChange w:id="136" w:author="Dariusz Kralewski" w:date="2020-01-08T14:35:00Z">
            <w:rPr/>
          </w:rPrChange>
        </w:rPr>
      </w:pPr>
      <w:r>
        <w:rPr>
          <w:rStyle w:val="Odwoanieprzypisudolnego"/>
        </w:rPr>
        <w:footnoteRef/>
      </w:r>
      <w:r w:rsidRPr="00DD0B7F">
        <w:rPr>
          <w:lang w:val="en-US"/>
          <w:rPrChange w:id="137" w:author="Dariusz Kralewski" w:date="2020-01-08T14:35:00Z">
            <w:rPr/>
          </w:rPrChange>
        </w:rPr>
        <w:t xml:space="preserve"> </w:t>
      </w:r>
      <w:bookmarkStart w:id="138" w:name="_Hlk29375873"/>
      <w:r w:rsidRPr="00DD0B7F">
        <w:rPr>
          <w:lang w:val="en-US"/>
          <w:rPrChange w:id="139" w:author="Dariusz Kralewski" w:date="2020-01-08T14:35:00Z">
            <w:rPr/>
          </w:rPrChange>
        </w:rPr>
        <w:t xml:space="preserve">Martin Fowler, </w:t>
      </w:r>
      <w:r w:rsidRPr="00DD0B7F">
        <w:rPr>
          <w:i/>
          <w:iCs/>
          <w:lang w:val="en-US"/>
          <w:rPrChange w:id="140" w:author="Dariusz Kralewski" w:date="2020-01-08T14:35:00Z">
            <w:rPr>
              <w:i/>
              <w:iCs/>
            </w:rPr>
          </w:rPrChange>
        </w:rPr>
        <w:t>Patterns of Enterprise Application Architecture</w:t>
      </w:r>
      <w:r w:rsidRPr="00DD0B7F">
        <w:rPr>
          <w:lang w:val="en-US"/>
          <w:rPrChange w:id="141" w:author="Dariusz Kralewski" w:date="2020-01-08T14:35:00Z">
            <w:rPr/>
          </w:rPrChange>
        </w:rPr>
        <w:t>, Pearson Education, 2003, s. 322</w:t>
      </w:r>
      <w:bookmarkEnd w:id="138"/>
    </w:p>
  </w:footnote>
  <w:footnote w:id="60">
    <w:p w14:paraId="6D5B7B3C" w14:textId="1DD1D098" w:rsidR="00322F02" w:rsidRPr="00DD0B7F" w:rsidRDefault="00322F02">
      <w:pPr>
        <w:pStyle w:val="Tekstprzypisudolnego"/>
        <w:rPr>
          <w:lang w:val="en-US"/>
          <w:rPrChange w:id="142" w:author="Dariusz Kralewski" w:date="2020-01-08T14:35:00Z">
            <w:rPr/>
          </w:rPrChange>
        </w:rPr>
      </w:pPr>
      <w:r>
        <w:rPr>
          <w:rStyle w:val="Odwoanieprzypisudolnego"/>
        </w:rPr>
        <w:footnoteRef/>
      </w:r>
      <w:r w:rsidRPr="00DD0B7F">
        <w:rPr>
          <w:lang w:val="en-US"/>
          <w:rPrChange w:id="143" w:author="Dariusz Kralewski" w:date="2020-01-08T14:35:00Z">
            <w:rPr/>
          </w:rPrChange>
        </w:rPr>
        <w:t xml:space="preserve"> </w:t>
      </w:r>
      <w:bookmarkStart w:id="144" w:name="_Hlk29375880"/>
      <w:r w:rsidRPr="00DD0B7F">
        <w:rPr>
          <w:i/>
          <w:iCs/>
          <w:lang w:val="en-US"/>
          <w:rPrChange w:id="145" w:author="Dariusz Kralewski" w:date="2020-01-08T14:35:00Z">
            <w:rPr>
              <w:i/>
              <w:iCs/>
            </w:rPr>
          </w:rPrChange>
        </w:rPr>
        <w:t>Is the repository pattern useful with Entity Framework Core?</w:t>
      </w:r>
      <w:r w:rsidRPr="00DD0B7F">
        <w:rPr>
          <w:lang w:val="en-US"/>
          <w:rPrChange w:id="146" w:author="Dariusz Kralewski" w:date="2020-01-08T14:35:00Z">
            <w:rPr/>
          </w:rPrChange>
        </w:rPr>
        <w:t xml:space="preserve"> </w:t>
      </w:r>
      <w:r>
        <w:fldChar w:fldCharType="begin"/>
      </w:r>
      <w:r w:rsidRPr="00DD0B7F">
        <w:rPr>
          <w:lang w:val="en-US"/>
          <w:rPrChange w:id="147" w:author="Dariusz Kralewski" w:date="2020-01-08T14:35:00Z">
            <w:rPr/>
          </w:rPrChange>
        </w:rPr>
        <w:instrText xml:space="preserve"> HYPERLINK "http://www.nichesoftware.co.nz/2011/05/09/reconsidering-the-repository-pattern.html" </w:instrText>
      </w:r>
      <w:r>
        <w:fldChar w:fldCharType="separate"/>
      </w:r>
      <w:r w:rsidRPr="00DD0B7F">
        <w:rPr>
          <w:rStyle w:val="Hipercze"/>
          <w:lang w:val="en-US"/>
          <w:rPrChange w:id="148" w:author="Dariusz Kralewski" w:date="2020-01-08T14:35:00Z">
            <w:rPr>
              <w:rStyle w:val="Hipercze"/>
            </w:rPr>
          </w:rPrChange>
        </w:rPr>
        <w:t>http://www.nichesoftware.co.nz/2011/05/09/reconsidering-the-repository-pattern.html</w:t>
      </w:r>
      <w:bookmarkEnd w:id="144"/>
      <w:r>
        <w:rPr>
          <w:rStyle w:val="Hipercze"/>
        </w:rPr>
        <w:fldChar w:fldCharType="end"/>
      </w:r>
    </w:p>
  </w:footnote>
  <w:footnote w:id="61">
    <w:p w14:paraId="4F0AF8C8" w14:textId="0017285F" w:rsidR="00322F02" w:rsidRDefault="00322F02">
      <w:pPr>
        <w:pStyle w:val="Tekstprzypisudolnego"/>
      </w:pPr>
      <w:r>
        <w:rPr>
          <w:rStyle w:val="Odwoanieprzypisudolnego"/>
        </w:rPr>
        <w:footnoteRef/>
      </w:r>
      <w:r>
        <w:t xml:space="preserve"> NHibernate </w:t>
      </w:r>
      <w:hyperlink r:id="rId44" w:history="1">
        <w:r w:rsidRPr="009B6466">
          <w:rPr>
            <w:rStyle w:val="Hipercze"/>
          </w:rPr>
          <w:t>https://en.wikipedia.org/wiki/NHibernate</w:t>
        </w:r>
      </w:hyperlink>
    </w:p>
  </w:footnote>
  <w:footnote w:id="62">
    <w:p w14:paraId="66E071EE" w14:textId="624CF582" w:rsidR="00322F02" w:rsidRPr="00DD0B7F" w:rsidRDefault="00322F02">
      <w:pPr>
        <w:pStyle w:val="Tekstprzypisudolnego"/>
        <w:rPr>
          <w:lang w:val="en-US"/>
          <w:rPrChange w:id="149" w:author="Dariusz Kralewski" w:date="2020-01-08T14:35:00Z">
            <w:rPr/>
          </w:rPrChange>
        </w:rPr>
      </w:pPr>
      <w:r>
        <w:rPr>
          <w:rStyle w:val="Odwoanieprzypisudolnego"/>
        </w:rPr>
        <w:footnoteRef/>
      </w:r>
      <w:r w:rsidRPr="00DD0B7F">
        <w:rPr>
          <w:lang w:val="en-US"/>
          <w:rPrChange w:id="150" w:author="Dariusz Kralewski" w:date="2020-01-08T14:35:00Z">
            <w:rPr/>
          </w:rPrChange>
        </w:rPr>
        <w:t xml:space="preserve"> </w:t>
      </w:r>
      <w:bookmarkStart w:id="151" w:name="_Hlk29375924"/>
      <w:r w:rsidRPr="00DD0B7F">
        <w:rPr>
          <w:lang w:val="en-US"/>
          <w:rPrChange w:id="152" w:author="Dariusz Kralewski" w:date="2020-01-08T14:35:00Z">
            <w:rPr/>
          </w:rPrChange>
        </w:rPr>
        <w:t xml:space="preserve">Implementing Asynchronous Generic Repository in ASP.NET Core </w:t>
      </w:r>
      <w:r>
        <w:fldChar w:fldCharType="begin"/>
      </w:r>
      <w:r w:rsidRPr="00DD0B7F">
        <w:rPr>
          <w:lang w:val="en-US"/>
          <w:rPrChange w:id="153" w:author="Dariusz Kralewski" w:date="2020-01-08T14:35:00Z">
            <w:rPr/>
          </w:rPrChange>
        </w:rPr>
        <w:instrText xml:space="preserve"> HYPERLINK "https://code-maze.com/async-generic-repository-pattern" </w:instrText>
      </w:r>
      <w:r>
        <w:fldChar w:fldCharType="separate"/>
      </w:r>
      <w:r w:rsidRPr="00DD0B7F">
        <w:rPr>
          <w:rStyle w:val="Hipercze"/>
          <w:lang w:val="en-US"/>
          <w:rPrChange w:id="154" w:author="Dariusz Kralewski" w:date="2020-01-08T14:35:00Z">
            <w:rPr>
              <w:rStyle w:val="Hipercze"/>
            </w:rPr>
          </w:rPrChange>
        </w:rPr>
        <w:t>https://code-maze.com/async-generic-repository-pattern</w:t>
      </w:r>
      <w:bookmarkEnd w:id="151"/>
      <w:r>
        <w:rPr>
          <w:rStyle w:val="Hipercze"/>
        </w:rPr>
        <w:fldChar w:fldCharType="end"/>
      </w:r>
    </w:p>
  </w:footnote>
  <w:footnote w:id="63">
    <w:p w14:paraId="4B7F9F63" w14:textId="74DABE19" w:rsidR="00322F02" w:rsidRPr="00DD0B7F" w:rsidRDefault="00322F02">
      <w:pPr>
        <w:pStyle w:val="Tekstprzypisudolnego"/>
        <w:rPr>
          <w:lang w:val="en-US"/>
          <w:rPrChange w:id="161" w:author="Dariusz Kralewski" w:date="2020-01-08T14:35:00Z">
            <w:rPr/>
          </w:rPrChange>
        </w:rPr>
      </w:pPr>
      <w:r>
        <w:rPr>
          <w:rStyle w:val="Odwoanieprzypisudolnego"/>
        </w:rPr>
        <w:footnoteRef/>
      </w:r>
      <w:r w:rsidRPr="00DD0B7F">
        <w:rPr>
          <w:lang w:val="en-US"/>
          <w:rPrChange w:id="162" w:author="Dariusz Kralewski" w:date="2020-01-08T14:35:00Z">
            <w:rPr/>
          </w:rPrChange>
        </w:rPr>
        <w:t xml:space="preserve"> </w:t>
      </w:r>
      <w:bookmarkStart w:id="163" w:name="_Hlk29375945"/>
      <w:r w:rsidRPr="00DD0B7F">
        <w:rPr>
          <w:lang w:val="en-US"/>
          <w:rPrChange w:id="164" w:author="Dariusz Kralewski" w:date="2020-01-08T14:35:00Z">
            <w:rPr/>
          </w:rPrChange>
        </w:rPr>
        <w:t xml:space="preserve">Automapper </w:t>
      </w:r>
      <w:r>
        <w:fldChar w:fldCharType="begin"/>
      </w:r>
      <w:r w:rsidRPr="00DD0B7F">
        <w:rPr>
          <w:lang w:val="en-US"/>
          <w:rPrChange w:id="165" w:author="Dariusz Kralewski" w:date="2020-01-08T14:35:00Z">
            <w:rPr/>
          </w:rPrChange>
        </w:rPr>
        <w:instrText xml:space="preserve"> HYPERLINK "http://docs.automapper.org/en/stable/Getting-started.html" </w:instrText>
      </w:r>
      <w:r>
        <w:fldChar w:fldCharType="separate"/>
      </w:r>
      <w:r w:rsidRPr="00DD0B7F">
        <w:rPr>
          <w:rStyle w:val="Hipercze"/>
          <w:lang w:val="en-US"/>
          <w:rPrChange w:id="166" w:author="Dariusz Kralewski" w:date="2020-01-08T14:35:00Z">
            <w:rPr>
              <w:rStyle w:val="Hipercze"/>
            </w:rPr>
          </w:rPrChange>
        </w:rPr>
        <w:t>http://docs.automapper.org/en/stable/Getting-started.html</w:t>
      </w:r>
      <w:bookmarkEnd w:id="163"/>
      <w:r>
        <w:rPr>
          <w:rStyle w:val="Hipercze"/>
        </w:rPr>
        <w:fldChar w:fldCharType="end"/>
      </w:r>
    </w:p>
  </w:footnote>
  <w:footnote w:id="64">
    <w:p w14:paraId="7A127054" w14:textId="532A37AC" w:rsidR="00322F02" w:rsidRPr="00DD0B7F" w:rsidRDefault="00322F02">
      <w:pPr>
        <w:pStyle w:val="Tekstprzypisudolnego"/>
        <w:rPr>
          <w:lang w:val="en-US"/>
          <w:rPrChange w:id="169" w:author="Dariusz Kralewski" w:date="2020-01-08T14:35:00Z">
            <w:rPr/>
          </w:rPrChange>
        </w:rPr>
      </w:pPr>
      <w:r>
        <w:rPr>
          <w:rStyle w:val="Odwoanieprzypisudolnego"/>
        </w:rPr>
        <w:footnoteRef/>
      </w:r>
      <w:r w:rsidRPr="00DD0B7F">
        <w:rPr>
          <w:lang w:val="en-US"/>
          <w:rPrChange w:id="170" w:author="Dariusz Kralewski" w:date="2020-01-08T14:35:00Z">
            <w:rPr/>
          </w:rPrChange>
        </w:rPr>
        <w:t xml:space="preserve"> </w:t>
      </w:r>
      <w:bookmarkStart w:id="171" w:name="_Hlk29375956"/>
      <w:r w:rsidRPr="00DD0B7F">
        <w:rPr>
          <w:lang w:val="en-US"/>
          <w:rPrChange w:id="172" w:author="Dariusz Kralewski" w:date="2020-01-08T14:35:00Z">
            <w:rPr/>
          </w:rPrChange>
        </w:rPr>
        <w:t xml:space="preserve">Greg Young, </w:t>
      </w:r>
      <w:r w:rsidRPr="00DD0B7F">
        <w:rPr>
          <w:i/>
          <w:iCs/>
          <w:lang w:val="en-US"/>
          <w:rPrChange w:id="173" w:author="Dariusz Kralewski" w:date="2020-01-08T14:35:00Z">
            <w:rPr>
              <w:i/>
              <w:iCs/>
            </w:rPr>
          </w:rPrChange>
        </w:rPr>
        <w:t>CQRS Documents</w:t>
      </w:r>
      <w:r w:rsidRPr="00DD0B7F">
        <w:rPr>
          <w:lang w:val="en-US"/>
          <w:rPrChange w:id="174" w:author="Dariusz Kralewski" w:date="2020-01-08T14:35:00Z">
            <w:rPr/>
          </w:rPrChange>
        </w:rPr>
        <w:t>,</w:t>
      </w:r>
      <w:r w:rsidRPr="00DD0B7F">
        <w:rPr>
          <w:i/>
          <w:iCs/>
          <w:lang w:val="en-US"/>
          <w:rPrChange w:id="175" w:author="Dariusz Kralewski" w:date="2020-01-08T14:35:00Z">
            <w:rPr>
              <w:i/>
              <w:iCs/>
            </w:rPr>
          </w:rPrChange>
        </w:rPr>
        <w:t xml:space="preserve"> </w:t>
      </w:r>
      <w:r w:rsidRPr="00DD0B7F">
        <w:rPr>
          <w:lang w:val="en-US"/>
          <w:rPrChange w:id="176" w:author="Dariusz Kralewski" w:date="2020-01-08T14:35:00Z">
            <w:rPr/>
          </w:rPrChange>
        </w:rPr>
        <w:t>s. 17</w:t>
      </w:r>
      <w:bookmarkEnd w:id="171"/>
    </w:p>
  </w:footnote>
  <w:footnote w:id="65">
    <w:p w14:paraId="306C3EC7" w14:textId="21C8269D" w:rsidR="00322F02" w:rsidRDefault="00322F02">
      <w:pPr>
        <w:pStyle w:val="Tekstprzypisudolnego"/>
      </w:pPr>
      <w:r>
        <w:rPr>
          <w:rStyle w:val="Odwoanieprzypisudolnego"/>
        </w:rPr>
        <w:footnoteRef/>
      </w:r>
      <w:r>
        <w:t xml:space="preserve"> </w:t>
      </w:r>
      <w:r w:rsidRPr="002848EB">
        <w:t xml:space="preserve">MediatR </w:t>
      </w:r>
      <w:hyperlink r:id="rId45" w:history="1">
        <w:r w:rsidRPr="00E55A01">
          <w:rPr>
            <w:rStyle w:val="Hipercze"/>
          </w:rPr>
          <w:t>https://github.com/jbogard/MediatR</w:t>
        </w:r>
      </w:hyperlink>
    </w:p>
  </w:footnote>
  <w:footnote w:id="66">
    <w:p w14:paraId="43B1204D" w14:textId="15A6AA9D" w:rsidR="00322F02" w:rsidRPr="00DD0B7F" w:rsidRDefault="00322F02" w:rsidP="007F7EC1">
      <w:pPr>
        <w:pStyle w:val="Tekstprzypisudolnego"/>
        <w:numPr>
          <w:ilvl w:val="0"/>
          <w:numId w:val="1"/>
        </w:numPr>
        <w:rPr>
          <w:lang w:val="en-US"/>
          <w:rPrChange w:id="177" w:author="Dariusz Kralewski" w:date="2020-01-08T14:35:00Z">
            <w:rPr/>
          </w:rPrChange>
        </w:rPr>
      </w:pPr>
      <w:r>
        <w:rPr>
          <w:rStyle w:val="Odwoanieprzypisudolnego"/>
        </w:rPr>
        <w:footnoteRef/>
      </w:r>
      <w:r w:rsidRPr="00DD0B7F">
        <w:rPr>
          <w:lang w:val="en-US"/>
          <w:rPrChange w:id="178" w:author="Dariusz Kralewski" w:date="2020-01-08T14:35:00Z">
            <w:rPr/>
          </w:rPrChange>
        </w:rPr>
        <w:t xml:space="preserve"> </w:t>
      </w:r>
      <w:bookmarkStart w:id="179" w:name="_Hlk29375982"/>
      <w:r w:rsidRPr="00DD0B7F">
        <w:rPr>
          <w:lang w:val="en-US"/>
          <w:rPrChange w:id="180" w:author="Dariusz Kralewski" w:date="2020-01-08T14:35:00Z">
            <w:rPr/>
          </w:rPrChange>
        </w:rPr>
        <w:t xml:space="preserve">John Vlissides, Ralph Johnson, Richard Helm, Erich Gamma, </w:t>
      </w:r>
      <w:r w:rsidRPr="00DD0B7F">
        <w:rPr>
          <w:i/>
          <w:iCs/>
          <w:lang w:val="en-US"/>
          <w:rPrChange w:id="181" w:author="Dariusz Kralewski" w:date="2020-01-08T14:35:00Z">
            <w:rPr>
              <w:i/>
              <w:iCs/>
            </w:rPr>
          </w:rPrChange>
        </w:rPr>
        <w:t xml:space="preserve">Design Patterns: Elements of Reusable </w:t>
      </w:r>
      <w:proofErr w:type="gramStart"/>
      <w:r w:rsidRPr="00DD0B7F">
        <w:rPr>
          <w:i/>
          <w:iCs/>
          <w:lang w:val="en-US"/>
          <w:rPrChange w:id="182" w:author="Dariusz Kralewski" w:date="2020-01-08T14:35:00Z">
            <w:rPr>
              <w:i/>
              <w:iCs/>
            </w:rPr>
          </w:rPrChange>
        </w:rPr>
        <w:t>Object Oriented</w:t>
      </w:r>
      <w:proofErr w:type="gramEnd"/>
      <w:r w:rsidRPr="00DD0B7F">
        <w:rPr>
          <w:i/>
          <w:iCs/>
          <w:lang w:val="en-US"/>
          <w:rPrChange w:id="183" w:author="Dariusz Kralewski" w:date="2020-01-08T14:35:00Z">
            <w:rPr>
              <w:i/>
              <w:iCs/>
            </w:rPr>
          </w:rPrChange>
        </w:rPr>
        <w:t xml:space="preserve"> Software</w:t>
      </w:r>
      <w:r w:rsidRPr="00DD0B7F">
        <w:rPr>
          <w:lang w:val="en-US"/>
          <w:rPrChange w:id="184" w:author="Dariusz Kralewski" w:date="2020-01-08T14:35:00Z">
            <w:rPr/>
          </w:rPrChange>
        </w:rPr>
        <w:t>, Addison-Wesley, USA 1994, s. 305</w:t>
      </w:r>
      <w:bookmarkEnd w:id="179"/>
    </w:p>
  </w:footnote>
  <w:footnote w:id="67">
    <w:p w14:paraId="7D30F2CD" w14:textId="3412D073" w:rsidR="00322F02" w:rsidRDefault="00322F02">
      <w:pPr>
        <w:pStyle w:val="Tekstprzypisudolnego"/>
      </w:pPr>
      <w:r>
        <w:rPr>
          <w:rStyle w:val="Odwoanieprzypisudolnego"/>
        </w:rPr>
        <w:footnoteRef/>
      </w:r>
      <w:r>
        <w:t xml:space="preserve"> </w:t>
      </w:r>
      <w:r w:rsidRPr="002848EB">
        <w:t xml:space="preserve">Bcrypt.Net </w:t>
      </w:r>
      <w:hyperlink r:id="rId46" w:history="1">
        <w:r w:rsidRPr="00E55A01">
          <w:rPr>
            <w:rStyle w:val="Hipercze"/>
          </w:rPr>
          <w:t>https://github.com/BcryptNet/bcrypt.net</w:t>
        </w:r>
      </w:hyperlink>
    </w:p>
  </w:footnote>
  <w:footnote w:id="68">
    <w:p w14:paraId="59DF9197" w14:textId="4601EF25" w:rsidR="00322F02" w:rsidRDefault="00322F02">
      <w:pPr>
        <w:pStyle w:val="Tekstprzypisudolnego"/>
      </w:pPr>
      <w:r>
        <w:rPr>
          <w:rStyle w:val="Odwoanieprzypisudolnego"/>
        </w:rPr>
        <w:footnoteRef/>
      </w:r>
      <w:r>
        <w:t xml:space="preserve"> </w:t>
      </w:r>
      <w:bookmarkStart w:id="196" w:name="_Hlk29376026"/>
      <w:r w:rsidRPr="007F2767">
        <w:t>Wojciech Z. Chmielowski</w:t>
      </w:r>
      <w:r>
        <w:t>,</w:t>
      </w:r>
      <w:r w:rsidRPr="007F2767">
        <w:t xml:space="preserve"> Dorota Wilk-Kołodziejczyk</w:t>
      </w:r>
      <w:r>
        <w:t xml:space="preserve">, </w:t>
      </w:r>
      <w:r w:rsidRPr="005B296C">
        <w:rPr>
          <w:i/>
          <w:iCs/>
        </w:rPr>
        <w:t>Metody analizy i oceny bezpieczeństwa oraz jakości informacji</w:t>
      </w:r>
      <w:r>
        <w:t xml:space="preserve">, </w:t>
      </w:r>
      <w:r w:rsidRPr="005B296C">
        <w:t>Kraków</w:t>
      </w:r>
      <w:r>
        <w:t xml:space="preserve"> </w:t>
      </w:r>
      <w:r w:rsidRPr="005B296C">
        <w:t>2012</w:t>
      </w:r>
      <w:r>
        <w:t>, s. 16</w:t>
      </w:r>
      <w:bookmarkEnd w:id="196"/>
    </w:p>
  </w:footnote>
  <w:footnote w:id="69">
    <w:p w14:paraId="70E13614" w14:textId="7C911B88" w:rsidR="00322F02" w:rsidRPr="00DD0B7F" w:rsidRDefault="00322F02">
      <w:pPr>
        <w:pStyle w:val="Tekstprzypisudolnego"/>
        <w:rPr>
          <w:lang w:val="en-US"/>
          <w:rPrChange w:id="206" w:author="Dariusz Kralewski" w:date="2020-01-08T14:35:00Z">
            <w:rPr/>
          </w:rPrChange>
        </w:rPr>
      </w:pPr>
      <w:r>
        <w:rPr>
          <w:rStyle w:val="Odwoanieprzypisudolnego"/>
        </w:rPr>
        <w:footnoteRef/>
      </w:r>
      <w:r w:rsidRPr="00DD0B7F">
        <w:rPr>
          <w:lang w:val="en-US"/>
          <w:rPrChange w:id="207" w:author="Dariusz Kralewski" w:date="2020-01-08T14:35:00Z">
            <w:rPr/>
          </w:rPrChange>
        </w:rPr>
        <w:t xml:space="preserve"> </w:t>
      </w:r>
      <w:bookmarkStart w:id="208" w:name="_Hlk29376043"/>
      <w:r w:rsidRPr="00DD0B7F">
        <w:rPr>
          <w:lang w:val="en-US"/>
          <w:rPrChange w:id="209" w:author="Dariusz Kralewski" w:date="2020-01-08T14:35:00Z">
            <w:rPr/>
          </w:rPrChange>
        </w:rPr>
        <w:t xml:space="preserve">History API </w:t>
      </w:r>
      <w:r>
        <w:fldChar w:fldCharType="begin"/>
      </w:r>
      <w:r w:rsidRPr="00DD0B7F">
        <w:rPr>
          <w:lang w:val="en-US"/>
          <w:rPrChange w:id="210" w:author="Dariusz Kralewski" w:date="2020-01-08T14:35:00Z">
            <w:rPr/>
          </w:rPrChange>
        </w:rPr>
        <w:instrText xml:space="preserve"> HYPERLINK "https://developer.mozilla.org/en-US/docs/Web/API/History_API" </w:instrText>
      </w:r>
      <w:r>
        <w:fldChar w:fldCharType="separate"/>
      </w:r>
      <w:r w:rsidRPr="00DD0B7F">
        <w:rPr>
          <w:rStyle w:val="Hipercze"/>
          <w:lang w:val="en-US"/>
          <w:rPrChange w:id="211" w:author="Dariusz Kralewski" w:date="2020-01-08T14:35:00Z">
            <w:rPr>
              <w:rStyle w:val="Hipercze"/>
            </w:rPr>
          </w:rPrChange>
        </w:rPr>
        <w:t>https://developer.mozilla.org/en-US/docs/Web/API/History_API</w:t>
      </w:r>
      <w:bookmarkEnd w:id="208"/>
      <w:r>
        <w:rPr>
          <w:rStyle w:val="Hipercze"/>
        </w:rPr>
        <w:fldChar w:fldCharType="end"/>
      </w:r>
    </w:p>
  </w:footnote>
  <w:footnote w:id="70">
    <w:p w14:paraId="0AE49082" w14:textId="2DC20DB4" w:rsidR="00322F02" w:rsidRPr="00DD0B7F" w:rsidRDefault="00322F02">
      <w:pPr>
        <w:pStyle w:val="Tekstprzypisudolnego"/>
        <w:rPr>
          <w:lang w:val="en-US"/>
          <w:rPrChange w:id="215" w:author="Dariusz Kralewski" w:date="2020-01-08T14:35:00Z">
            <w:rPr/>
          </w:rPrChange>
        </w:rPr>
      </w:pPr>
      <w:r>
        <w:rPr>
          <w:rStyle w:val="Odwoanieprzypisudolnego"/>
        </w:rPr>
        <w:footnoteRef/>
      </w:r>
      <w:r w:rsidRPr="00DD0B7F">
        <w:rPr>
          <w:lang w:val="en-US"/>
          <w:rPrChange w:id="216" w:author="Dariusz Kralewski" w:date="2020-01-08T14:35:00Z">
            <w:rPr/>
          </w:rPrChange>
        </w:rPr>
        <w:t xml:space="preserve"> </w:t>
      </w:r>
      <w:bookmarkStart w:id="217" w:name="_Hlk29376059"/>
      <w:r w:rsidRPr="00DD0B7F">
        <w:rPr>
          <w:lang w:val="en-US"/>
          <w:rPrChange w:id="218" w:author="Dariusz Kralewski" w:date="2020-01-08T14:35:00Z">
            <w:rPr/>
          </w:rPrChange>
        </w:rPr>
        <w:t xml:space="preserve">Angular hooks </w:t>
      </w:r>
      <w:r>
        <w:fldChar w:fldCharType="begin"/>
      </w:r>
      <w:r w:rsidRPr="00DD0B7F">
        <w:rPr>
          <w:lang w:val="en-US"/>
          <w:rPrChange w:id="219" w:author="Dariusz Kralewski" w:date="2020-01-08T14:35:00Z">
            <w:rPr/>
          </w:rPrChange>
        </w:rPr>
        <w:instrText xml:space="preserve"> HYPERLINK "https://angular.io/guide/lifecycle-hooks%23lifecycle-sequence" </w:instrText>
      </w:r>
      <w:r>
        <w:fldChar w:fldCharType="separate"/>
      </w:r>
      <w:r w:rsidRPr="00DD0B7F">
        <w:rPr>
          <w:rStyle w:val="Hipercze"/>
          <w:lang w:val="en-US"/>
          <w:rPrChange w:id="220" w:author="Dariusz Kralewski" w:date="2020-01-08T14:35:00Z">
            <w:rPr>
              <w:rStyle w:val="Hipercze"/>
            </w:rPr>
          </w:rPrChange>
        </w:rPr>
        <w:t>https://angular.io/guide/lifecycle-hooks#lifecycle-sequence</w:t>
      </w:r>
      <w:bookmarkEnd w:id="217"/>
      <w:r>
        <w:rPr>
          <w:rStyle w:val="Hipercze"/>
        </w:rPr>
        <w:fldChar w:fldCharType="end"/>
      </w:r>
    </w:p>
  </w:footnote>
  <w:footnote w:id="71">
    <w:p w14:paraId="7A8DF8BF" w14:textId="44E8CFB6" w:rsidR="00322F02" w:rsidRPr="00DE41E2" w:rsidRDefault="00322F02">
      <w:pPr>
        <w:pStyle w:val="Tekstprzypisudolnego"/>
        <w:rPr>
          <w:lang w:val="uk-UA"/>
        </w:rPr>
      </w:pPr>
      <w:r>
        <w:rPr>
          <w:rStyle w:val="Odwoanieprzypisudolnego"/>
        </w:rPr>
        <w:footnoteRef/>
      </w:r>
      <w:r w:rsidRPr="00E56F43">
        <w:rPr>
          <w:lang w:val="en-US"/>
        </w:rPr>
        <w:t xml:space="preserve"> </w:t>
      </w:r>
      <w:bookmarkStart w:id="224" w:name="_Hlk29376076"/>
      <w:r>
        <w:rPr>
          <w:lang w:val="en-US"/>
        </w:rPr>
        <w:t xml:space="preserve">Clinton Gormley, Zachary Tong, </w:t>
      </w:r>
      <w:r w:rsidRPr="001C4414">
        <w:rPr>
          <w:i/>
          <w:iCs/>
          <w:lang w:val="en-US"/>
        </w:rPr>
        <w:t>Elasticsearch: The Definitive Guide</w:t>
      </w:r>
      <w:r>
        <w:rPr>
          <w:lang w:val="en-US"/>
        </w:rPr>
        <w:t xml:space="preserve">, </w:t>
      </w:r>
      <w:r w:rsidRPr="00DD0B7F">
        <w:rPr>
          <w:lang w:val="en-US"/>
          <w:rPrChange w:id="225" w:author="Dariusz Kralewski" w:date="2020-01-08T14:35:00Z">
            <w:rPr/>
          </w:rPrChange>
        </w:rPr>
        <w:t>O’Reilly Media, styczeń 2015,</w:t>
      </w:r>
      <w:r w:rsidRPr="00E56F43">
        <w:rPr>
          <w:lang w:val="en-US"/>
        </w:rPr>
        <w:t xml:space="preserve"> </w:t>
      </w:r>
      <w:r>
        <w:rPr>
          <w:lang w:val="en-US"/>
        </w:rPr>
        <w:t>s</w:t>
      </w:r>
      <w:r w:rsidRPr="00E56F43">
        <w:rPr>
          <w:lang w:val="en-US"/>
        </w:rPr>
        <w:t>. 103</w:t>
      </w:r>
      <w:bookmarkEnd w:id="224"/>
    </w:p>
  </w:footnote>
  <w:footnote w:id="72">
    <w:p w14:paraId="338CAFCC" w14:textId="03F9AE66" w:rsidR="00322F02" w:rsidRPr="00DD0B7F" w:rsidRDefault="00322F02">
      <w:pPr>
        <w:pStyle w:val="Tekstprzypisudolnego"/>
        <w:rPr>
          <w:lang w:val="en-US"/>
          <w:rPrChange w:id="231" w:author="Dariusz Kralewski" w:date="2020-01-08T14:35:00Z">
            <w:rPr/>
          </w:rPrChange>
        </w:rPr>
      </w:pPr>
      <w:r>
        <w:rPr>
          <w:rStyle w:val="Odwoanieprzypisudolnego"/>
        </w:rPr>
        <w:footnoteRef/>
      </w:r>
      <w:r w:rsidRPr="00DD0B7F">
        <w:rPr>
          <w:lang w:val="en-US"/>
          <w:rPrChange w:id="232" w:author="Dariusz Kralewski" w:date="2020-01-08T14:35:00Z">
            <w:rPr/>
          </w:rPrChange>
        </w:rPr>
        <w:t xml:space="preserve"> </w:t>
      </w:r>
      <w:bookmarkStart w:id="233" w:name="_Hlk29376087"/>
      <w:r w:rsidRPr="00DD0B7F">
        <w:rPr>
          <w:lang w:val="en-US"/>
          <w:rPrChange w:id="234" w:author="Dariusz Kralewski" w:date="2020-01-08T14:35:00Z">
            <w:rPr/>
          </w:rPrChange>
        </w:rPr>
        <w:t xml:space="preserve">NgRx Reducers </w:t>
      </w:r>
      <w:r>
        <w:fldChar w:fldCharType="begin"/>
      </w:r>
      <w:r w:rsidRPr="00DD0B7F">
        <w:rPr>
          <w:lang w:val="en-US"/>
          <w:rPrChange w:id="235" w:author="Dariusz Kralewski" w:date="2020-01-08T14:35:00Z">
            <w:rPr/>
          </w:rPrChange>
        </w:rPr>
        <w:instrText xml:space="preserve"> HYPERLINK "https://ngrx.io/guide/store/reducers" </w:instrText>
      </w:r>
      <w:r>
        <w:fldChar w:fldCharType="separate"/>
      </w:r>
      <w:r w:rsidRPr="00DD0B7F">
        <w:rPr>
          <w:rStyle w:val="Hipercze"/>
          <w:lang w:val="en-US"/>
          <w:rPrChange w:id="236" w:author="Dariusz Kralewski" w:date="2020-01-08T14:35:00Z">
            <w:rPr>
              <w:rStyle w:val="Hipercze"/>
            </w:rPr>
          </w:rPrChange>
        </w:rPr>
        <w:t>https://ngrx.io/guide/store/reducers</w:t>
      </w:r>
      <w:bookmarkEnd w:id="233"/>
      <w:r>
        <w:rPr>
          <w:rStyle w:val="Hipercze"/>
        </w:rPr>
        <w:fldChar w:fldCharType="end"/>
      </w:r>
    </w:p>
  </w:footnote>
  <w:footnote w:id="73">
    <w:p w14:paraId="52F1769E" w14:textId="793D6739" w:rsidR="00322F02" w:rsidRPr="00DD0B7F" w:rsidRDefault="00322F02">
      <w:pPr>
        <w:pStyle w:val="Tekstprzypisudolnego"/>
        <w:rPr>
          <w:lang w:val="en-US"/>
          <w:rPrChange w:id="243" w:author="Dariusz Kralewski" w:date="2020-01-08T14:35:00Z">
            <w:rPr/>
          </w:rPrChange>
        </w:rPr>
      </w:pPr>
      <w:r>
        <w:rPr>
          <w:rStyle w:val="Odwoanieprzypisudolnego"/>
        </w:rPr>
        <w:footnoteRef/>
      </w:r>
      <w:r w:rsidRPr="00DD0B7F">
        <w:rPr>
          <w:lang w:val="en-US"/>
          <w:rPrChange w:id="244" w:author="Dariusz Kralewski" w:date="2020-01-08T14:35:00Z">
            <w:rPr/>
          </w:rPrChange>
        </w:rPr>
        <w:t xml:space="preserve"> </w:t>
      </w:r>
      <w:bookmarkStart w:id="245" w:name="_Hlk29376097"/>
      <w:r w:rsidRPr="00DD0B7F">
        <w:rPr>
          <w:lang w:val="en-US"/>
          <w:rPrChange w:id="246" w:author="Dariusz Kralewski" w:date="2020-01-08T14:35:00Z">
            <w:rPr/>
          </w:rPrChange>
        </w:rPr>
        <w:t xml:space="preserve">WebSocket </w:t>
      </w:r>
      <w:r>
        <w:fldChar w:fldCharType="begin"/>
      </w:r>
      <w:r w:rsidRPr="00DD0B7F">
        <w:rPr>
          <w:lang w:val="en-US"/>
          <w:rPrChange w:id="247" w:author="Dariusz Kralewski" w:date="2020-01-08T14:35:00Z">
            <w:rPr/>
          </w:rPrChange>
        </w:rPr>
        <w:instrText xml:space="preserve"> HYPERLINK "https://en.wikipedia.org/wiki/WebSocket" </w:instrText>
      </w:r>
      <w:r>
        <w:fldChar w:fldCharType="separate"/>
      </w:r>
      <w:r w:rsidRPr="00DD0B7F">
        <w:rPr>
          <w:rStyle w:val="Hipercze"/>
          <w:lang w:val="en-US"/>
          <w:rPrChange w:id="248" w:author="Dariusz Kralewski" w:date="2020-01-08T14:35:00Z">
            <w:rPr>
              <w:rStyle w:val="Hipercze"/>
            </w:rPr>
          </w:rPrChange>
        </w:rPr>
        <w:t>https://en.wikipedia.org/wiki/WebSocket</w:t>
      </w:r>
      <w:r>
        <w:rPr>
          <w:rStyle w:val="Hipercze"/>
        </w:rPr>
        <w:fldChar w:fldCharType="end"/>
      </w:r>
      <w:bookmarkEnd w:id="245"/>
    </w:p>
  </w:footnote>
  <w:footnote w:id="74">
    <w:p w14:paraId="142B6382" w14:textId="561575E7" w:rsidR="00322F02" w:rsidRDefault="00322F02">
      <w:pPr>
        <w:pStyle w:val="Tekstprzypisudolnego"/>
      </w:pPr>
      <w:r>
        <w:rPr>
          <w:rStyle w:val="Odwoanieprzypisudolnego"/>
        </w:rPr>
        <w:footnoteRef/>
      </w:r>
      <w:r>
        <w:t xml:space="preserve"> TCP </w:t>
      </w:r>
      <w:hyperlink r:id="rId47" w:history="1">
        <w:r w:rsidRPr="00A81930">
          <w:rPr>
            <w:rStyle w:val="Hipercze"/>
          </w:rPr>
          <w:t>https://pl.wikipedia.org/wiki/Protok%C3%B3%C5%82_sterowania_transmisj%C4%85</w:t>
        </w:r>
      </w:hyperlink>
    </w:p>
  </w:footnote>
  <w:footnote w:id="75">
    <w:p w14:paraId="5A7CC028" w14:textId="789A1EEF" w:rsidR="00322F02" w:rsidRPr="00DD0B7F" w:rsidRDefault="00322F02">
      <w:pPr>
        <w:pStyle w:val="Tekstprzypisudolnego"/>
        <w:rPr>
          <w:lang w:val="en-US"/>
          <w:rPrChange w:id="253" w:author="Dariusz Kralewski" w:date="2020-01-08T14:35:00Z">
            <w:rPr/>
          </w:rPrChange>
        </w:rPr>
      </w:pPr>
      <w:r>
        <w:rPr>
          <w:rStyle w:val="Odwoanieprzypisudolnego"/>
        </w:rPr>
        <w:footnoteRef/>
      </w:r>
      <w:r w:rsidRPr="00DD0B7F">
        <w:rPr>
          <w:lang w:val="en-US"/>
          <w:rPrChange w:id="254" w:author="Dariusz Kralewski" w:date="2020-01-08T14:35:00Z">
            <w:rPr/>
          </w:rPrChange>
        </w:rPr>
        <w:t xml:space="preserve"> </w:t>
      </w:r>
      <w:bookmarkStart w:id="255" w:name="_Hlk29376112"/>
      <w:r w:rsidRPr="00DD0B7F">
        <w:rPr>
          <w:lang w:val="en-US"/>
          <w:rPrChange w:id="256" w:author="Dariusz Kralewski" w:date="2020-01-08T14:35:00Z">
            <w:rPr/>
          </w:rPrChange>
        </w:rPr>
        <w:t xml:space="preserve">Cosine Similarity </w:t>
      </w:r>
      <w:r>
        <w:fldChar w:fldCharType="begin"/>
      </w:r>
      <w:r w:rsidRPr="00DD0B7F">
        <w:rPr>
          <w:lang w:val="en-US"/>
          <w:rPrChange w:id="257" w:author="Dariusz Kralewski" w:date="2020-01-08T14:35:00Z">
            <w:rPr/>
          </w:rPrChange>
        </w:rPr>
        <w:instrText xml:space="preserve"> HYPERLINK "https://en.wikipedia.org/wiki/Cosine_similarity" </w:instrText>
      </w:r>
      <w:r>
        <w:fldChar w:fldCharType="separate"/>
      </w:r>
      <w:r w:rsidRPr="00DD0B7F">
        <w:rPr>
          <w:rStyle w:val="Hipercze"/>
          <w:lang w:val="en-US"/>
          <w:rPrChange w:id="258" w:author="Dariusz Kralewski" w:date="2020-01-08T14:35:00Z">
            <w:rPr>
              <w:rStyle w:val="Hipercze"/>
            </w:rPr>
          </w:rPrChange>
        </w:rPr>
        <w:t>https://en.wikipedia.org/wiki/Cosine_similarity</w:t>
      </w:r>
      <w:r>
        <w:rPr>
          <w:rStyle w:val="Hipercze"/>
        </w:rPr>
        <w:fldChar w:fldCharType="end"/>
      </w:r>
      <w:bookmarkEnd w:id="255"/>
    </w:p>
  </w:footnote>
  <w:footnote w:id="76">
    <w:p w14:paraId="4E519C25" w14:textId="632DD961" w:rsidR="00322F02" w:rsidRPr="00DD0B7F" w:rsidRDefault="00322F02">
      <w:pPr>
        <w:pStyle w:val="Tekstprzypisudolnego"/>
        <w:rPr>
          <w:lang w:val="en-US"/>
          <w:rPrChange w:id="272" w:author="Dariusz Kralewski" w:date="2020-01-08T14:35:00Z">
            <w:rPr/>
          </w:rPrChange>
        </w:rPr>
      </w:pPr>
      <w:r>
        <w:rPr>
          <w:rStyle w:val="Odwoanieprzypisudolnego"/>
        </w:rPr>
        <w:footnoteRef/>
      </w:r>
      <w:r w:rsidRPr="00DD0B7F">
        <w:rPr>
          <w:lang w:val="en-US"/>
          <w:rPrChange w:id="273" w:author="Dariusz Kralewski" w:date="2020-01-08T14:35:00Z">
            <w:rPr/>
          </w:rPrChange>
        </w:rPr>
        <w:t xml:space="preserve"> </w:t>
      </w:r>
      <w:bookmarkStart w:id="274" w:name="_Hlk29376472"/>
      <w:r w:rsidRPr="00DD0B7F">
        <w:rPr>
          <w:i/>
          <w:iCs/>
          <w:lang w:val="en-US"/>
          <w:rPrChange w:id="275" w:author="Dariusz Kralewski" w:date="2020-01-08T14:35:00Z">
            <w:rPr>
              <w:i/>
              <w:iCs/>
            </w:rPr>
          </w:rPrChange>
        </w:rPr>
        <w:t>Introducing .NET 5</w:t>
      </w:r>
      <w:r w:rsidRPr="00DD0B7F">
        <w:rPr>
          <w:lang w:val="en-US"/>
          <w:rPrChange w:id="276" w:author="Dariusz Kralewski" w:date="2020-01-08T14:35:00Z">
            <w:rPr/>
          </w:rPrChange>
        </w:rPr>
        <w:t xml:space="preserve"> </w:t>
      </w:r>
      <w:r>
        <w:fldChar w:fldCharType="begin"/>
      </w:r>
      <w:r w:rsidRPr="00DD0B7F">
        <w:rPr>
          <w:lang w:val="en-US"/>
          <w:rPrChange w:id="277" w:author="Dariusz Kralewski" w:date="2020-01-08T14:35:00Z">
            <w:rPr/>
          </w:rPrChange>
        </w:rPr>
        <w:instrText xml:space="preserve"> HYPERLINK "https://devblogs.microsoft.com/dotnet/introducing-net-5/" </w:instrText>
      </w:r>
      <w:r>
        <w:fldChar w:fldCharType="separate"/>
      </w:r>
      <w:r w:rsidRPr="00DD0B7F">
        <w:rPr>
          <w:rStyle w:val="Hipercze"/>
          <w:lang w:val="en-US"/>
          <w:rPrChange w:id="278" w:author="Dariusz Kralewski" w:date="2020-01-08T14:35:00Z">
            <w:rPr>
              <w:rStyle w:val="Hipercze"/>
            </w:rPr>
          </w:rPrChange>
        </w:rPr>
        <w:t>https://devblogs.microsoft.com/dotnet/introducing-net-5/</w:t>
      </w:r>
      <w:bookmarkEnd w:id="274"/>
      <w:r>
        <w:rPr>
          <w:rStyle w:val="Hipercze"/>
        </w:rPr>
        <w:fldChar w:fldCharType="end"/>
      </w:r>
    </w:p>
  </w:footnote>
  <w:footnote w:id="77">
    <w:p w14:paraId="0CC36E33" w14:textId="255C936C" w:rsidR="00322F02" w:rsidRPr="00DD0B7F" w:rsidRDefault="00322F02">
      <w:pPr>
        <w:pStyle w:val="Tekstprzypisudolnego"/>
        <w:rPr>
          <w:lang w:val="en-US"/>
          <w:rPrChange w:id="279" w:author="Dariusz Kralewski" w:date="2020-01-08T14:35:00Z">
            <w:rPr/>
          </w:rPrChange>
        </w:rPr>
      </w:pPr>
      <w:r>
        <w:rPr>
          <w:rStyle w:val="Odwoanieprzypisudolnego"/>
        </w:rPr>
        <w:footnoteRef/>
      </w:r>
      <w:r w:rsidRPr="00DD0B7F">
        <w:rPr>
          <w:lang w:val="en-US"/>
          <w:rPrChange w:id="280" w:author="Dariusz Kralewski" w:date="2020-01-08T14:35:00Z">
            <w:rPr/>
          </w:rPrChange>
        </w:rPr>
        <w:t xml:space="preserve"> </w:t>
      </w:r>
      <w:bookmarkStart w:id="281" w:name="_Hlk29376480"/>
      <w:r w:rsidRPr="00DD0B7F">
        <w:rPr>
          <w:lang w:val="en-US"/>
          <w:rPrChange w:id="282" w:author="Dariusz Kralewski" w:date="2020-01-08T14:35:00Z">
            <w:rPr/>
          </w:rPrChange>
        </w:rPr>
        <w:t xml:space="preserve">WebAssembly </w:t>
      </w:r>
      <w:r>
        <w:fldChar w:fldCharType="begin"/>
      </w:r>
      <w:r w:rsidRPr="00DD0B7F">
        <w:rPr>
          <w:lang w:val="en-US"/>
          <w:rPrChange w:id="283" w:author="Dariusz Kralewski" w:date="2020-01-08T14:35:00Z">
            <w:rPr/>
          </w:rPrChange>
        </w:rPr>
        <w:instrText xml:space="preserve"> HYPERLINK "https://webassembly.org/" </w:instrText>
      </w:r>
      <w:r>
        <w:fldChar w:fldCharType="separate"/>
      </w:r>
      <w:r w:rsidRPr="00DD0B7F">
        <w:rPr>
          <w:rStyle w:val="Hipercze"/>
          <w:lang w:val="en-US"/>
          <w:rPrChange w:id="284" w:author="Dariusz Kralewski" w:date="2020-01-08T14:35:00Z">
            <w:rPr>
              <w:rStyle w:val="Hipercze"/>
            </w:rPr>
          </w:rPrChange>
        </w:rPr>
        <w:t>https://webassembly.org/</w:t>
      </w:r>
      <w:bookmarkEnd w:id="281"/>
      <w:r>
        <w:rPr>
          <w:rStyle w:val="Hipercze"/>
        </w:rPr>
        <w:fldChar w:fldCharType="end"/>
      </w:r>
    </w:p>
  </w:footnote>
  <w:footnote w:id="78">
    <w:p w14:paraId="37C35649" w14:textId="495563E1" w:rsidR="00322F02" w:rsidRPr="00DD0B7F" w:rsidRDefault="00322F02">
      <w:pPr>
        <w:pStyle w:val="Tekstprzypisudolnego"/>
        <w:rPr>
          <w:lang w:val="en-US"/>
          <w:rPrChange w:id="285" w:author="Dariusz Kralewski" w:date="2020-01-08T14:35:00Z">
            <w:rPr/>
          </w:rPrChange>
        </w:rPr>
      </w:pPr>
      <w:r>
        <w:rPr>
          <w:rStyle w:val="Odwoanieprzypisudolnego"/>
        </w:rPr>
        <w:footnoteRef/>
      </w:r>
      <w:r w:rsidRPr="00DD0B7F">
        <w:rPr>
          <w:lang w:val="en-US"/>
          <w:rPrChange w:id="286" w:author="Dariusz Kralewski" w:date="2020-01-08T14:35:00Z">
            <w:rPr/>
          </w:rPrChange>
        </w:rPr>
        <w:t xml:space="preserve"> </w:t>
      </w:r>
      <w:bookmarkStart w:id="287" w:name="_Hlk29376486"/>
      <w:r w:rsidRPr="00DD0B7F">
        <w:rPr>
          <w:lang w:val="en-US"/>
          <w:rPrChange w:id="288" w:author="Dariusz Kralewski" w:date="2020-01-08T14:35:00Z">
            <w:rPr/>
          </w:rPrChange>
        </w:rPr>
        <w:t xml:space="preserve">Blazor </w:t>
      </w:r>
      <w:r>
        <w:fldChar w:fldCharType="begin"/>
      </w:r>
      <w:r w:rsidRPr="00DD0B7F">
        <w:rPr>
          <w:lang w:val="en-US"/>
          <w:rPrChange w:id="289" w:author="Dariusz Kralewski" w:date="2020-01-08T14:35:00Z">
            <w:rPr/>
          </w:rPrChange>
        </w:rPr>
        <w:instrText xml:space="preserve"> HYPERLINK "https://docs.microsoft.com/pl-pl/aspnet/core/blazor/?view=aspnetcore-3.1" </w:instrText>
      </w:r>
      <w:r>
        <w:fldChar w:fldCharType="separate"/>
      </w:r>
      <w:r w:rsidRPr="00DD0B7F">
        <w:rPr>
          <w:rStyle w:val="Hipercze"/>
          <w:lang w:val="en-US"/>
          <w:rPrChange w:id="290" w:author="Dariusz Kralewski" w:date="2020-01-08T14:35:00Z">
            <w:rPr>
              <w:rStyle w:val="Hipercze"/>
            </w:rPr>
          </w:rPrChange>
        </w:rPr>
        <w:t>https://docs.microsoft.com/pl-pl/aspnet/core/blazor/?view=aspnetcore-3.1</w:t>
      </w:r>
      <w:bookmarkEnd w:id="287"/>
      <w:r>
        <w:rPr>
          <w:rStyle w:val="Hipercze"/>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Nagwek1"/>
      <w:suff w:val="nothing"/>
      <w:lvlText w:val=""/>
      <w:lvlJc w:val="left"/>
      <w:pPr>
        <w:tabs>
          <w:tab w:val="num" w:pos="0"/>
        </w:tabs>
        <w:ind w:left="432" w:hanging="432"/>
      </w:pPr>
    </w:lvl>
    <w:lvl w:ilvl="1">
      <w:start w:val="1"/>
      <w:numFmt w:val="none"/>
      <w:pStyle w:val="Nagwek2"/>
      <w:suff w:val="nothing"/>
      <w:lvlText w:val=""/>
      <w:lvlJc w:val="left"/>
      <w:pPr>
        <w:tabs>
          <w:tab w:val="num" w:pos="0"/>
        </w:tabs>
        <w:ind w:left="576" w:hanging="576"/>
      </w:pPr>
    </w:lvl>
    <w:lvl w:ilvl="2">
      <w:start w:val="1"/>
      <w:numFmt w:val="none"/>
      <w:pStyle w:val="Nagwek3"/>
      <w:suff w:val="nothing"/>
      <w:lvlText w:val=""/>
      <w:lvlJc w:val="left"/>
      <w:pPr>
        <w:tabs>
          <w:tab w:val="num" w:pos="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3"/>
    <w:multiLevelType w:val="multilevel"/>
    <w:tmpl w:val="2C225A3E"/>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23150C8"/>
    <w:multiLevelType w:val="hybridMultilevel"/>
    <w:tmpl w:val="AF06F346"/>
    <w:lvl w:ilvl="0" w:tplc="0415000F">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477686D"/>
    <w:multiLevelType w:val="hybridMultilevel"/>
    <w:tmpl w:val="EDCAE1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A715078"/>
    <w:multiLevelType w:val="hybridMultilevel"/>
    <w:tmpl w:val="59F0DD9C"/>
    <w:lvl w:ilvl="0" w:tplc="EC924D0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0E312C77"/>
    <w:multiLevelType w:val="hybridMultilevel"/>
    <w:tmpl w:val="505E78E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9741D5F"/>
    <w:multiLevelType w:val="hybridMultilevel"/>
    <w:tmpl w:val="84AA176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D22630B"/>
    <w:multiLevelType w:val="hybridMultilevel"/>
    <w:tmpl w:val="D2161B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2B6465F"/>
    <w:multiLevelType w:val="multilevel"/>
    <w:tmpl w:val="FF76EED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3B2244F"/>
    <w:multiLevelType w:val="hybridMultilevel"/>
    <w:tmpl w:val="4E5812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7FE781F"/>
    <w:multiLevelType w:val="multilevel"/>
    <w:tmpl w:val="3E721790"/>
    <w:name w:val="WW8Num3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2" w15:restartNumberingAfterBreak="0">
    <w:nsid w:val="2FCF6491"/>
    <w:multiLevelType w:val="hybridMultilevel"/>
    <w:tmpl w:val="0BF6181E"/>
    <w:lvl w:ilvl="0" w:tplc="7326FCC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3" w15:restartNumberingAfterBreak="0">
    <w:nsid w:val="36AF2248"/>
    <w:multiLevelType w:val="hybridMultilevel"/>
    <w:tmpl w:val="872AB4FC"/>
    <w:lvl w:ilvl="0" w:tplc="D9DC7DD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49C66F19"/>
    <w:multiLevelType w:val="multilevel"/>
    <w:tmpl w:val="B7105F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5" w15:restartNumberingAfterBreak="0">
    <w:nsid w:val="4B011B7F"/>
    <w:multiLevelType w:val="multilevel"/>
    <w:tmpl w:val="FC5CEB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0580E30"/>
    <w:multiLevelType w:val="multilevel"/>
    <w:tmpl w:val="03AA0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0A0335"/>
    <w:multiLevelType w:val="hybridMultilevel"/>
    <w:tmpl w:val="1B1082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600A181A"/>
    <w:multiLevelType w:val="multilevel"/>
    <w:tmpl w:val="BCB866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2306DDE"/>
    <w:multiLevelType w:val="hybridMultilevel"/>
    <w:tmpl w:val="DA26898E"/>
    <w:lvl w:ilvl="0" w:tplc="E94240D6">
      <w:start w:val="1"/>
      <w:numFmt w:val="decimal"/>
      <w:lvlText w:val="%1."/>
      <w:lvlJc w:val="left"/>
      <w:pPr>
        <w:ind w:left="720" w:hanging="360"/>
      </w:pPr>
      <w:rPr>
        <w:rFonts w:hint="default"/>
        <w:b w:val="0"/>
        <w:sz w:val="24"/>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7B4431AF"/>
    <w:multiLevelType w:val="hybridMultilevel"/>
    <w:tmpl w:val="78E2F5E2"/>
    <w:lvl w:ilvl="0" w:tplc="0415000F">
      <w:start w:val="1"/>
      <w:numFmt w:val="decimal"/>
      <w:lvlText w:val="%1."/>
      <w:lvlJc w:val="left"/>
      <w:pPr>
        <w:ind w:left="1800" w:hanging="360"/>
      </w:pPr>
    </w:lvl>
    <w:lvl w:ilvl="1" w:tplc="04150019" w:tentative="1">
      <w:start w:val="1"/>
      <w:numFmt w:val="lowerLetter"/>
      <w:lvlText w:val="%2."/>
      <w:lvlJc w:val="left"/>
      <w:pPr>
        <w:ind w:left="2520" w:hanging="360"/>
      </w:pPr>
    </w:lvl>
    <w:lvl w:ilvl="2" w:tplc="0415001B" w:tentative="1">
      <w:start w:val="1"/>
      <w:numFmt w:val="lowerRoman"/>
      <w:lvlText w:val="%3."/>
      <w:lvlJc w:val="right"/>
      <w:pPr>
        <w:ind w:left="3240" w:hanging="180"/>
      </w:pPr>
    </w:lvl>
    <w:lvl w:ilvl="3" w:tplc="0415000F" w:tentative="1">
      <w:start w:val="1"/>
      <w:numFmt w:val="decimal"/>
      <w:lvlText w:val="%4."/>
      <w:lvlJc w:val="left"/>
      <w:pPr>
        <w:ind w:left="3960" w:hanging="360"/>
      </w:pPr>
    </w:lvl>
    <w:lvl w:ilvl="4" w:tplc="04150019" w:tentative="1">
      <w:start w:val="1"/>
      <w:numFmt w:val="lowerLetter"/>
      <w:lvlText w:val="%5."/>
      <w:lvlJc w:val="left"/>
      <w:pPr>
        <w:ind w:left="4680" w:hanging="360"/>
      </w:pPr>
    </w:lvl>
    <w:lvl w:ilvl="5" w:tplc="0415001B" w:tentative="1">
      <w:start w:val="1"/>
      <w:numFmt w:val="lowerRoman"/>
      <w:lvlText w:val="%6."/>
      <w:lvlJc w:val="right"/>
      <w:pPr>
        <w:ind w:left="5400" w:hanging="180"/>
      </w:pPr>
    </w:lvl>
    <w:lvl w:ilvl="6" w:tplc="0415000F" w:tentative="1">
      <w:start w:val="1"/>
      <w:numFmt w:val="decimal"/>
      <w:lvlText w:val="%7."/>
      <w:lvlJc w:val="left"/>
      <w:pPr>
        <w:ind w:left="6120" w:hanging="360"/>
      </w:pPr>
    </w:lvl>
    <w:lvl w:ilvl="7" w:tplc="04150019" w:tentative="1">
      <w:start w:val="1"/>
      <w:numFmt w:val="lowerLetter"/>
      <w:lvlText w:val="%8."/>
      <w:lvlJc w:val="left"/>
      <w:pPr>
        <w:ind w:left="6840" w:hanging="360"/>
      </w:pPr>
    </w:lvl>
    <w:lvl w:ilvl="8" w:tplc="0415001B" w:tentative="1">
      <w:start w:val="1"/>
      <w:numFmt w:val="lowerRoman"/>
      <w:lvlText w:val="%9."/>
      <w:lvlJc w:val="right"/>
      <w:pPr>
        <w:ind w:left="7560" w:hanging="180"/>
      </w:pPr>
    </w:lvl>
  </w:abstractNum>
  <w:abstractNum w:abstractNumId="21" w15:restartNumberingAfterBreak="0">
    <w:nsid w:val="7D64435B"/>
    <w:multiLevelType w:val="multilevel"/>
    <w:tmpl w:val="90CC661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2"/>
  </w:num>
  <w:num w:numId="4">
    <w:abstractNumId w:val="19"/>
  </w:num>
  <w:num w:numId="5">
    <w:abstractNumId w:val="10"/>
  </w:num>
  <w:num w:numId="6">
    <w:abstractNumId w:val="4"/>
  </w:num>
  <w:num w:numId="7">
    <w:abstractNumId w:val="11"/>
  </w:num>
  <w:num w:numId="8">
    <w:abstractNumId w:val="14"/>
  </w:num>
  <w:num w:numId="9">
    <w:abstractNumId w:val="20"/>
  </w:num>
  <w:num w:numId="10">
    <w:abstractNumId w:val="6"/>
  </w:num>
  <w:num w:numId="11">
    <w:abstractNumId w:val="16"/>
  </w:num>
  <w:num w:numId="12">
    <w:abstractNumId w:val="17"/>
  </w:num>
  <w:num w:numId="13">
    <w:abstractNumId w:val="8"/>
  </w:num>
  <w:num w:numId="14">
    <w:abstractNumId w:val="15"/>
  </w:num>
  <w:num w:numId="15">
    <w:abstractNumId w:val="18"/>
  </w:num>
  <w:num w:numId="16">
    <w:abstractNumId w:val="21"/>
  </w:num>
  <w:num w:numId="17">
    <w:abstractNumId w:val="5"/>
  </w:num>
  <w:num w:numId="18">
    <w:abstractNumId w:val="9"/>
  </w:num>
  <w:num w:numId="19">
    <w:abstractNumId w:val="12"/>
  </w:num>
  <w:num w:numId="20">
    <w:abstractNumId w:val="3"/>
  </w:num>
  <w:num w:numId="21">
    <w:abstractNumId w:val="13"/>
  </w:num>
  <w:num w:numId="2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riusz Kralewski">
    <w15:presenceInfo w15:providerId="Windows Live" w15:userId="330b28f474fb0e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FE6"/>
    <w:rsid w:val="00007D7F"/>
    <w:rsid w:val="00011F11"/>
    <w:rsid w:val="00012573"/>
    <w:rsid w:val="000134C6"/>
    <w:rsid w:val="00022D10"/>
    <w:rsid w:val="0002560A"/>
    <w:rsid w:val="000325E3"/>
    <w:rsid w:val="00034442"/>
    <w:rsid w:val="0003605E"/>
    <w:rsid w:val="0004177D"/>
    <w:rsid w:val="00041CB8"/>
    <w:rsid w:val="000429FB"/>
    <w:rsid w:val="00043B0F"/>
    <w:rsid w:val="00043B8D"/>
    <w:rsid w:val="00044750"/>
    <w:rsid w:val="000457EC"/>
    <w:rsid w:val="00046FB8"/>
    <w:rsid w:val="00051ED7"/>
    <w:rsid w:val="000556CB"/>
    <w:rsid w:val="00057167"/>
    <w:rsid w:val="00057432"/>
    <w:rsid w:val="000627C3"/>
    <w:rsid w:val="000644F6"/>
    <w:rsid w:val="000650BA"/>
    <w:rsid w:val="00071FC9"/>
    <w:rsid w:val="00072AF9"/>
    <w:rsid w:val="00085DA7"/>
    <w:rsid w:val="00091E46"/>
    <w:rsid w:val="000A20B2"/>
    <w:rsid w:val="000A732D"/>
    <w:rsid w:val="000A77E4"/>
    <w:rsid w:val="000A7866"/>
    <w:rsid w:val="000B01AA"/>
    <w:rsid w:val="000B7EA6"/>
    <w:rsid w:val="000C3499"/>
    <w:rsid w:val="000C3591"/>
    <w:rsid w:val="000C5C1E"/>
    <w:rsid w:val="000D4A50"/>
    <w:rsid w:val="000E01C0"/>
    <w:rsid w:val="000E1C2A"/>
    <w:rsid w:val="000E1FE6"/>
    <w:rsid w:val="000E2CBB"/>
    <w:rsid w:val="000E3D4C"/>
    <w:rsid w:val="000E5D3B"/>
    <w:rsid w:val="000E5F3B"/>
    <w:rsid w:val="000E74E0"/>
    <w:rsid w:val="000F5086"/>
    <w:rsid w:val="000F559A"/>
    <w:rsid w:val="000F6F5C"/>
    <w:rsid w:val="00100580"/>
    <w:rsid w:val="001119E2"/>
    <w:rsid w:val="001131B5"/>
    <w:rsid w:val="00120A94"/>
    <w:rsid w:val="00120D01"/>
    <w:rsid w:val="001226CA"/>
    <w:rsid w:val="00122E40"/>
    <w:rsid w:val="001273CD"/>
    <w:rsid w:val="001377EA"/>
    <w:rsid w:val="00141101"/>
    <w:rsid w:val="00142CE1"/>
    <w:rsid w:val="00143FA0"/>
    <w:rsid w:val="00147528"/>
    <w:rsid w:val="00152B8E"/>
    <w:rsid w:val="0015449A"/>
    <w:rsid w:val="00156D32"/>
    <w:rsid w:val="001650C0"/>
    <w:rsid w:val="00175E0E"/>
    <w:rsid w:val="0019163D"/>
    <w:rsid w:val="0019282E"/>
    <w:rsid w:val="0019318F"/>
    <w:rsid w:val="00193473"/>
    <w:rsid w:val="00197E3E"/>
    <w:rsid w:val="001A0341"/>
    <w:rsid w:val="001A04EC"/>
    <w:rsid w:val="001A2918"/>
    <w:rsid w:val="001A4E1F"/>
    <w:rsid w:val="001A542B"/>
    <w:rsid w:val="001A6464"/>
    <w:rsid w:val="001A7442"/>
    <w:rsid w:val="001B08F6"/>
    <w:rsid w:val="001B0CB9"/>
    <w:rsid w:val="001B2134"/>
    <w:rsid w:val="001B2DA0"/>
    <w:rsid w:val="001B424D"/>
    <w:rsid w:val="001B452F"/>
    <w:rsid w:val="001B584F"/>
    <w:rsid w:val="001B6BAC"/>
    <w:rsid w:val="001C4414"/>
    <w:rsid w:val="001C4C5A"/>
    <w:rsid w:val="001C5C86"/>
    <w:rsid w:val="001C5E52"/>
    <w:rsid w:val="001C756B"/>
    <w:rsid w:val="001D2197"/>
    <w:rsid w:val="001D77F4"/>
    <w:rsid w:val="001E234C"/>
    <w:rsid w:val="001E4DE9"/>
    <w:rsid w:val="001F27C4"/>
    <w:rsid w:val="001F3E6E"/>
    <w:rsid w:val="001F4837"/>
    <w:rsid w:val="00200896"/>
    <w:rsid w:val="00201DB0"/>
    <w:rsid w:val="00203199"/>
    <w:rsid w:val="002044EE"/>
    <w:rsid w:val="002063DA"/>
    <w:rsid w:val="00206E16"/>
    <w:rsid w:val="00207372"/>
    <w:rsid w:val="00212502"/>
    <w:rsid w:val="002129AD"/>
    <w:rsid w:val="00213800"/>
    <w:rsid w:val="00222E5F"/>
    <w:rsid w:val="00224B09"/>
    <w:rsid w:val="00226629"/>
    <w:rsid w:val="00230511"/>
    <w:rsid w:val="002344A7"/>
    <w:rsid w:val="00235223"/>
    <w:rsid w:val="0023562A"/>
    <w:rsid w:val="00236300"/>
    <w:rsid w:val="002500D9"/>
    <w:rsid w:val="00254AD2"/>
    <w:rsid w:val="00255567"/>
    <w:rsid w:val="0026173D"/>
    <w:rsid w:val="002631B5"/>
    <w:rsid w:val="002632A8"/>
    <w:rsid w:val="00270DCD"/>
    <w:rsid w:val="0027719C"/>
    <w:rsid w:val="0028010C"/>
    <w:rsid w:val="00281D43"/>
    <w:rsid w:val="00283005"/>
    <w:rsid w:val="002848EB"/>
    <w:rsid w:val="00285A12"/>
    <w:rsid w:val="002861DF"/>
    <w:rsid w:val="0028663D"/>
    <w:rsid w:val="00287223"/>
    <w:rsid w:val="002966DC"/>
    <w:rsid w:val="00297642"/>
    <w:rsid w:val="002A0BB5"/>
    <w:rsid w:val="002A3625"/>
    <w:rsid w:val="002A58E7"/>
    <w:rsid w:val="002A5DF9"/>
    <w:rsid w:val="002A5EB5"/>
    <w:rsid w:val="002B2E98"/>
    <w:rsid w:val="002B3956"/>
    <w:rsid w:val="002B57DB"/>
    <w:rsid w:val="002B6F14"/>
    <w:rsid w:val="002C086C"/>
    <w:rsid w:val="002C2062"/>
    <w:rsid w:val="002D560F"/>
    <w:rsid w:val="002D7F08"/>
    <w:rsid w:val="002E15AF"/>
    <w:rsid w:val="002E27C0"/>
    <w:rsid w:val="002E64C9"/>
    <w:rsid w:val="002F79A2"/>
    <w:rsid w:val="00302A20"/>
    <w:rsid w:val="00302FDF"/>
    <w:rsid w:val="0030375D"/>
    <w:rsid w:val="003058C3"/>
    <w:rsid w:val="003102AC"/>
    <w:rsid w:val="00311380"/>
    <w:rsid w:val="003118BA"/>
    <w:rsid w:val="00311F99"/>
    <w:rsid w:val="003154B2"/>
    <w:rsid w:val="003154F1"/>
    <w:rsid w:val="003175F3"/>
    <w:rsid w:val="00320AFE"/>
    <w:rsid w:val="00321550"/>
    <w:rsid w:val="00322F02"/>
    <w:rsid w:val="0032467D"/>
    <w:rsid w:val="003250E2"/>
    <w:rsid w:val="00325ED7"/>
    <w:rsid w:val="00326098"/>
    <w:rsid w:val="003260C6"/>
    <w:rsid w:val="0033348C"/>
    <w:rsid w:val="003351C8"/>
    <w:rsid w:val="00335810"/>
    <w:rsid w:val="00336BCB"/>
    <w:rsid w:val="00337643"/>
    <w:rsid w:val="0034042B"/>
    <w:rsid w:val="003432A9"/>
    <w:rsid w:val="00343DC1"/>
    <w:rsid w:val="00346B79"/>
    <w:rsid w:val="003502D6"/>
    <w:rsid w:val="00350796"/>
    <w:rsid w:val="00354999"/>
    <w:rsid w:val="00356314"/>
    <w:rsid w:val="00356B9B"/>
    <w:rsid w:val="00367E87"/>
    <w:rsid w:val="00370AB9"/>
    <w:rsid w:val="0037284D"/>
    <w:rsid w:val="00373737"/>
    <w:rsid w:val="0037515E"/>
    <w:rsid w:val="00376088"/>
    <w:rsid w:val="00382582"/>
    <w:rsid w:val="00383EF9"/>
    <w:rsid w:val="00384993"/>
    <w:rsid w:val="0038515D"/>
    <w:rsid w:val="00391A43"/>
    <w:rsid w:val="003932FB"/>
    <w:rsid w:val="00396219"/>
    <w:rsid w:val="003975FD"/>
    <w:rsid w:val="00397606"/>
    <w:rsid w:val="003A6608"/>
    <w:rsid w:val="003B378A"/>
    <w:rsid w:val="003B3F27"/>
    <w:rsid w:val="003B5F30"/>
    <w:rsid w:val="003B6436"/>
    <w:rsid w:val="003C08FA"/>
    <w:rsid w:val="003C1F62"/>
    <w:rsid w:val="003D312E"/>
    <w:rsid w:val="003D43BD"/>
    <w:rsid w:val="003D5031"/>
    <w:rsid w:val="003D6636"/>
    <w:rsid w:val="003E3D85"/>
    <w:rsid w:val="003E4751"/>
    <w:rsid w:val="003E6DFE"/>
    <w:rsid w:val="003F1656"/>
    <w:rsid w:val="003F34F9"/>
    <w:rsid w:val="003F5174"/>
    <w:rsid w:val="00401BF4"/>
    <w:rsid w:val="00402950"/>
    <w:rsid w:val="00404BBC"/>
    <w:rsid w:val="00406DC8"/>
    <w:rsid w:val="0040741B"/>
    <w:rsid w:val="0041206D"/>
    <w:rsid w:val="004124EC"/>
    <w:rsid w:val="0041683D"/>
    <w:rsid w:val="0042168B"/>
    <w:rsid w:val="00437D73"/>
    <w:rsid w:val="004414CA"/>
    <w:rsid w:val="0044172A"/>
    <w:rsid w:val="0044590F"/>
    <w:rsid w:val="0045290C"/>
    <w:rsid w:val="00453641"/>
    <w:rsid w:val="00461B7F"/>
    <w:rsid w:val="004646AF"/>
    <w:rsid w:val="0046554A"/>
    <w:rsid w:val="004710EF"/>
    <w:rsid w:val="00471B49"/>
    <w:rsid w:val="004812E2"/>
    <w:rsid w:val="004826FA"/>
    <w:rsid w:val="00485BCB"/>
    <w:rsid w:val="004866FF"/>
    <w:rsid w:val="00492A57"/>
    <w:rsid w:val="00495F94"/>
    <w:rsid w:val="004A6442"/>
    <w:rsid w:val="004B1901"/>
    <w:rsid w:val="004B4959"/>
    <w:rsid w:val="004B7E06"/>
    <w:rsid w:val="004C0281"/>
    <w:rsid w:val="004C404A"/>
    <w:rsid w:val="004C5449"/>
    <w:rsid w:val="004C73D3"/>
    <w:rsid w:val="004D0A6F"/>
    <w:rsid w:val="004D2082"/>
    <w:rsid w:val="004D35B6"/>
    <w:rsid w:val="004D382B"/>
    <w:rsid w:val="004D7AB8"/>
    <w:rsid w:val="004E113E"/>
    <w:rsid w:val="004E31F5"/>
    <w:rsid w:val="004E38FF"/>
    <w:rsid w:val="004E7998"/>
    <w:rsid w:val="004F0350"/>
    <w:rsid w:val="004F673E"/>
    <w:rsid w:val="00500CE1"/>
    <w:rsid w:val="005044E3"/>
    <w:rsid w:val="00505FC4"/>
    <w:rsid w:val="0050718A"/>
    <w:rsid w:val="00507A6C"/>
    <w:rsid w:val="00510011"/>
    <w:rsid w:val="00510BE9"/>
    <w:rsid w:val="00512593"/>
    <w:rsid w:val="0051266F"/>
    <w:rsid w:val="005126DB"/>
    <w:rsid w:val="00513180"/>
    <w:rsid w:val="00523BB5"/>
    <w:rsid w:val="00524F96"/>
    <w:rsid w:val="00525543"/>
    <w:rsid w:val="00526538"/>
    <w:rsid w:val="005303F1"/>
    <w:rsid w:val="005303FF"/>
    <w:rsid w:val="0053096E"/>
    <w:rsid w:val="00532553"/>
    <w:rsid w:val="00532E37"/>
    <w:rsid w:val="005337FE"/>
    <w:rsid w:val="00545D94"/>
    <w:rsid w:val="00547266"/>
    <w:rsid w:val="005515EA"/>
    <w:rsid w:val="005559B3"/>
    <w:rsid w:val="00561C0A"/>
    <w:rsid w:val="005621D0"/>
    <w:rsid w:val="0056355E"/>
    <w:rsid w:val="00563F65"/>
    <w:rsid w:val="00564E46"/>
    <w:rsid w:val="00567128"/>
    <w:rsid w:val="005725D6"/>
    <w:rsid w:val="005747FE"/>
    <w:rsid w:val="005751A8"/>
    <w:rsid w:val="00575610"/>
    <w:rsid w:val="00576F7B"/>
    <w:rsid w:val="005862A2"/>
    <w:rsid w:val="005865BB"/>
    <w:rsid w:val="00586AEF"/>
    <w:rsid w:val="00591CD8"/>
    <w:rsid w:val="00591FE2"/>
    <w:rsid w:val="005923E2"/>
    <w:rsid w:val="005925ED"/>
    <w:rsid w:val="0059515F"/>
    <w:rsid w:val="00596874"/>
    <w:rsid w:val="00597B24"/>
    <w:rsid w:val="005A1ACA"/>
    <w:rsid w:val="005A2B88"/>
    <w:rsid w:val="005A2E2B"/>
    <w:rsid w:val="005A3D23"/>
    <w:rsid w:val="005A4DA5"/>
    <w:rsid w:val="005A5B57"/>
    <w:rsid w:val="005A660E"/>
    <w:rsid w:val="005B296C"/>
    <w:rsid w:val="005B7680"/>
    <w:rsid w:val="005C60DC"/>
    <w:rsid w:val="005D11A0"/>
    <w:rsid w:val="005D25D1"/>
    <w:rsid w:val="005D4430"/>
    <w:rsid w:val="005E5EF8"/>
    <w:rsid w:val="005F08A9"/>
    <w:rsid w:val="005F2B82"/>
    <w:rsid w:val="005F66F7"/>
    <w:rsid w:val="005F6F48"/>
    <w:rsid w:val="005F7344"/>
    <w:rsid w:val="0060117F"/>
    <w:rsid w:val="006147E0"/>
    <w:rsid w:val="00616CFF"/>
    <w:rsid w:val="0061751C"/>
    <w:rsid w:val="00617994"/>
    <w:rsid w:val="00617BD5"/>
    <w:rsid w:val="00617F17"/>
    <w:rsid w:val="00622BB0"/>
    <w:rsid w:val="0062396A"/>
    <w:rsid w:val="00627314"/>
    <w:rsid w:val="0063140D"/>
    <w:rsid w:val="00632F50"/>
    <w:rsid w:val="006334D7"/>
    <w:rsid w:val="00633AA4"/>
    <w:rsid w:val="00634ED7"/>
    <w:rsid w:val="00635318"/>
    <w:rsid w:val="00635F83"/>
    <w:rsid w:val="00637E42"/>
    <w:rsid w:val="00640707"/>
    <w:rsid w:val="00641093"/>
    <w:rsid w:val="0064283D"/>
    <w:rsid w:val="006451FF"/>
    <w:rsid w:val="00652865"/>
    <w:rsid w:val="00661050"/>
    <w:rsid w:val="006637EF"/>
    <w:rsid w:val="00667DB4"/>
    <w:rsid w:val="006743BC"/>
    <w:rsid w:val="0067460F"/>
    <w:rsid w:val="0067468A"/>
    <w:rsid w:val="00676220"/>
    <w:rsid w:val="00676506"/>
    <w:rsid w:val="00677D99"/>
    <w:rsid w:val="00686085"/>
    <w:rsid w:val="00691E85"/>
    <w:rsid w:val="0069794E"/>
    <w:rsid w:val="00697958"/>
    <w:rsid w:val="006A4449"/>
    <w:rsid w:val="006B478D"/>
    <w:rsid w:val="006B4F1C"/>
    <w:rsid w:val="006B5C60"/>
    <w:rsid w:val="006B6B61"/>
    <w:rsid w:val="006C1285"/>
    <w:rsid w:val="006C1BCC"/>
    <w:rsid w:val="006C508E"/>
    <w:rsid w:val="006D1C9A"/>
    <w:rsid w:val="006D5478"/>
    <w:rsid w:val="006D6C2B"/>
    <w:rsid w:val="006D70CB"/>
    <w:rsid w:val="006E28D1"/>
    <w:rsid w:val="006E6D26"/>
    <w:rsid w:val="006F0026"/>
    <w:rsid w:val="006F082E"/>
    <w:rsid w:val="006F0BB1"/>
    <w:rsid w:val="006F2D51"/>
    <w:rsid w:val="006F6EA4"/>
    <w:rsid w:val="00701093"/>
    <w:rsid w:val="00703855"/>
    <w:rsid w:val="007053D1"/>
    <w:rsid w:val="007154DB"/>
    <w:rsid w:val="00717BD0"/>
    <w:rsid w:val="007217AE"/>
    <w:rsid w:val="0072221B"/>
    <w:rsid w:val="00723D04"/>
    <w:rsid w:val="0072512D"/>
    <w:rsid w:val="00726541"/>
    <w:rsid w:val="00732673"/>
    <w:rsid w:val="007333F1"/>
    <w:rsid w:val="00733F84"/>
    <w:rsid w:val="007352FC"/>
    <w:rsid w:val="0073760E"/>
    <w:rsid w:val="00737CCF"/>
    <w:rsid w:val="007428A4"/>
    <w:rsid w:val="00742A5E"/>
    <w:rsid w:val="0074546D"/>
    <w:rsid w:val="00745E92"/>
    <w:rsid w:val="0074773F"/>
    <w:rsid w:val="007479AD"/>
    <w:rsid w:val="007510BF"/>
    <w:rsid w:val="00751ED2"/>
    <w:rsid w:val="0075709A"/>
    <w:rsid w:val="007678D3"/>
    <w:rsid w:val="00771101"/>
    <w:rsid w:val="007715F2"/>
    <w:rsid w:val="0077213A"/>
    <w:rsid w:val="00772B74"/>
    <w:rsid w:val="00774A2B"/>
    <w:rsid w:val="00776005"/>
    <w:rsid w:val="0077792B"/>
    <w:rsid w:val="007813E5"/>
    <w:rsid w:val="0078734A"/>
    <w:rsid w:val="00793443"/>
    <w:rsid w:val="007968CB"/>
    <w:rsid w:val="00797915"/>
    <w:rsid w:val="007A082D"/>
    <w:rsid w:val="007A1937"/>
    <w:rsid w:val="007A3C95"/>
    <w:rsid w:val="007B7170"/>
    <w:rsid w:val="007C4EC8"/>
    <w:rsid w:val="007D1F03"/>
    <w:rsid w:val="007D47AD"/>
    <w:rsid w:val="007D4F68"/>
    <w:rsid w:val="007D57D9"/>
    <w:rsid w:val="007D5DC7"/>
    <w:rsid w:val="007E0DA5"/>
    <w:rsid w:val="007E360A"/>
    <w:rsid w:val="007E574D"/>
    <w:rsid w:val="007E5846"/>
    <w:rsid w:val="007E63BF"/>
    <w:rsid w:val="007F2343"/>
    <w:rsid w:val="007F2767"/>
    <w:rsid w:val="007F6375"/>
    <w:rsid w:val="007F7EC1"/>
    <w:rsid w:val="00802745"/>
    <w:rsid w:val="00805A78"/>
    <w:rsid w:val="008074DF"/>
    <w:rsid w:val="00807EB4"/>
    <w:rsid w:val="00810A30"/>
    <w:rsid w:val="00815684"/>
    <w:rsid w:val="00816516"/>
    <w:rsid w:val="008175F9"/>
    <w:rsid w:val="00823CAF"/>
    <w:rsid w:val="008251C2"/>
    <w:rsid w:val="00826FB3"/>
    <w:rsid w:val="008275C4"/>
    <w:rsid w:val="00830BB0"/>
    <w:rsid w:val="0083294F"/>
    <w:rsid w:val="00834926"/>
    <w:rsid w:val="00836C4F"/>
    <w:rsid w:val="0084492B"/>
    <w:rsid w:val="0084712E"/>
    <w:rsid w:val="00864712"/>
    <w:rsid w:val="00865313"/>
    <w:rsid w:val="00866455"/>
    <w:rsid w:val="0086658B"/>
    <w:rsid w:val="008679B6"/>
    <w:rsid w:val="00874E46"/>
    <w:rsid w:val="00883A5A"/>
    <w:rsid w:val="00887A18"/>
    <w:rsid w:val="00896568"/>
    <w:rsid w:val="008A0F0D"/>
    <w:rsid w:val="008A115D"/>
    <w:rsid w:val="008A4534"/>
    <w:rsid w:val="008A625E"/>
    <w:rsid w:val="008B2890"/>
    <w:rsid w:val="008B3262"/>
    <w:rsid w:val="008B4504"/>
    <w:rsid w:val="008B515D"/>
    <w:rsid w:val="008B7893"/>
    <w:rsid w:val="008C0F31"/>
    <w:rsid w:val="008D0A5E"/>
    <w:rsid w:val="008D3CDE"/>
    <w:rsid w:val="008D6ABB"/>
    <w:rsid w:val="008E2534"/>
    <w:rsid w:val="008E3C1F"/>
    <w:rsid w:val="008E42EE"/>
    <w:rsid w:val="008E4E89"/>
    <w:rsid w:val="008E6F01"/>
    <w:rsid w:val="00900B3E"/>
    <w:rsid w:val="00903B6C"/>
    <w:rsid w:val="00904447"/>
    <w:rsid w:val="00905D75"/>
    <w:rsid w:val="00912E37"/>
    <w:rsid w:val="00912F9D"/>
    <w:rsid w:val="00913E3B"/>
    <w:rsid w:val="00917512"/>
    <w:rsid w:val="00924B2E"/>
    <w:rsid w:val="00930168"/>
    <w:rsid w:val="009310BB"/>
    <w:rsid w:val="0093226C"/>
    <w:rsid w:val="00933E3F"/>
    <w:rsid w:val="00940285"/>
    <w:rsid w:val="00944DA2"/>
    <w:rsid w:val="0094604B"/>
    <w:rsid w:val="00947A1C"/>
    <w:rsid w:val="00951881"/>
    <w:rsid w:val="00954DD5"/>
    <w:rsid w:val="00955D8E"/>
    <w:rsid w:val="00961A65"/>
    <w:rsid w:val="009631A4"/>
    <w:rsid w:val="00967447"/>
    <w:rsid w:val="009725F1"/>
    <w:rsid w:val="0097318E"/>
    <w:rsid w:val="00983AC7"/>
    <w:rsid w:val="00996F37"/>
    <w:rsid w:val="00997DA2"/>
    <w:rsid w:val="00997F2C"/>
    <w:rsid w:val="009A2790"/>
    <w:rsid w:val="009A29C3"/>
    <w:rsid w:val="009A50B4"/>
    <w:rsid w:val="009B0BDE"/>
    <w:rsid w:val="009B3B91"/>
    <w:rsid w:val="009B5081"/>
    <w:rsid w:val="009B5A58"/>
    <w:rsid w:val="009B5F45"/>
    <w:rsid w:val="009B6466"/>
    <w:rsid w:val="009B6A16"/>
    <w:rsid w:val="009C4E60"/>
    <w:rsid w:val="009C5B26"/>
    <w:rsid w:val="009D1E1B"/>
    <w:rsid w:val="009D37FA"/>
    <w:rsid w:val="009D6E7E"/>
    <w:rsid w:val="009E1D1B"/>
    <w:rsid w:val="009E2A82"/>
    <w:rsid w:val="009E4769"/>
    <w:rsid w:val="009E577A"/>
    <w:rsid w:val="009E734F"/>
    <w:rsid w:val="009F032F"/>
    <w:rsid w:val="009F1BF3"/>
    <w:rsid w:val="009F37E9"/>
    <w:rsid w:val="009F44C3"/>
    <w:rsid w:val="009F4F8A"/>
    <w:rsid w:val="009F5569"/>
    <w:rsid w:val="009F55BB"/>
    <w:rsid w:val="009F7BB0"/>
    <w:rsid w:val="00A00EF1"/>
    <w:rsid w:val="00A02C6B"/>
    <w:rsid w:val="00A05ED1"/>
    <w:rsid w:val="00A06B54"/>
    <w:rsid w:val="00A1136D"/>
    <w:rsid w:val="00A139C2"/>
    <w:rsid w:val="00A213C4"/>
    <w:rsid w:val="00A23870"/>
    <w:rsid w:val="00A246BA"/>
    <w:rsid w:val="00A25E69"/>
    <w:rsid w:val="00A26B22"/>
    <w:rsid w:val="00A273C6"/>
    <w:rsid w:val="00A31E23"/>
    <w:rsid w:val="00A41151"/>
    <w:rsid w:val="00A41BC2"/>
    <w:rsid w:val="00A52E9C"/>
    <w:rsid w:val="00A563AB"/>
    <w:rsid w:val="00A574AF"/>
    <w:rsid w:val="00A633D1"/>
    <w:rsid w:val="00A73D70"/>
    <w:rsid w:val="00A76B2A"/>
    <w:rsid w:val="00A81930"/>
    <w:rsid w:val="00A857A8"/>
    <w:rsid w:val="00A9243C"/>
    <w:rsid w:val="00A935A6"/>
    <w:rsid w:val="00A9557D"/>
    <w:rsid w:val="00A9671B"/>
    <w:rsid w:val="00A96C53"/>
    <w:rsid w:val="00AA36DB"/>
    <w:rsid w:val="00AA697A"/>
    <w:rsid w:val="00AB0DE3"/>
    <w:rsid w:val="00AB2478"/>
    <w:rsid w:val="00AB278A"/>
    <w:rsid w:val="00AB686E"/>
    <w:rsid w:val="00AC1319"/>
    <w:rsid w:val="00AC155D"/>
    <w:rsid w:val="00AC3597"/>
    <w:rsid w:val="00AD3F74"/>
    <w:rsid w:val="00AD4A70"/>
    <w:rsid w:val="00AD5D33"/>
    <w:rsid w:val="00AE34F6"/>
    <w:rsid w:val="00AE5C6E"/>
    <w:rsid w:val="00AF011B"/>
    <w:rsid w:val="00AF3B11"/>
    <w:rsid w:val="00AF74C1"/>
    <w:rsid w:val="00AF766A"/>
    <w:rsid w:val="00B038CD"/>
    <w:rsid w:val="00B05648"/>
    <w:rsid w:val="00B10160"/>
    <w:rsid w:val="00B1309E"/>
    <w:rsid w:val="00B13516"/>
    <w:rsid w:val="00B17F1B"/>
    <w:rsid w:val="00B20587"/>
    <w:rsid w:val="00B24AEC"/>
    <w:rsid w:val="00B24AF7"/>
    <w:rsid w:val="00B30DDA"/>
    <w:rsid w:val="00B31F69"/>
    <w:rsid w:val="00B328FF"/>
    <w:rsid w:val="00B33E60"/>
    <w:rsid w:val="00B400B3"/>
    <w:rsid w:val="00B40535"/>
    <w:rsid w:val="00B40670"/>
    <w:rsid w:val="00B408DB"/>
    <w:rsid w:val="00B41FE8"/>
    <w:rsid w:val="00B43D7A"/>
    <w:rsid w:val="00B4483A"/>
    <w:rsid w:val="00B500CF"/>
    <w:rsid w:val="00B51668"/>
    <w:rsid w:val="00B523FE"/>
    <w:rsid w:val="00B538B5"/>
    <w:rsid w:val="00B57E37"/>
    <w:rsid w:val="00B61AD3"/>
    <w:rsid w:val="00B62937"/>
    <w:rsid w:val="00B70DC0"/>
    <w:rsid w:val="00B7199B"/>
    <w:rsid w:val="00B722CB"/>
    <w:rsid w:val="00B74906"/>
    <w:rsid w:val="00B77B4E"/>
    <w:rsid w:val="00B813CF"/>
    <w:rsid w:val="00B85178"/>
    <w:rsid w:val="00B9154E"/>
    <w:rsid w:val="00B925D8"/>
    <w:rsid w:val="00B96869"/>
    <w:rsid w:val="00B96A13"/>
    <w:rsid w:val="00B97716"/>
    <w:rsid w:val="00BA2A8B"/>
    <w:rsid w:val="00BB0FE6"/>
    <w:rsid w:val="00BB1EA5"/>
    <w:rsid w:val="00BB430E"/>
    <w:rsid w:val="00BB736C"/>
    <w:rsid w:val="00BC1914"/>
    <w:rsid w:val="00BC23F6"/>
    <w:rsid w:val="00BC304F"/>
    <w:rsid w:val="00BD0E7E"/>
    <w:rsid w:val="00BD64DC"/>
    <w:rsid w:val="00BE2C25"/>
    <w:rsid w:val="00BE2C4E"/>
    <w:rsid w:val="00BF5814"/>
    <w:rsid w:val="00BF6059"/>
    <w:rsid w:val="00C02195"/>
    <w:rsid w:val="00C037CE"/>
    <w:rsid w:val="00C065E5"/>
    <w:rsid w:val="00C07D0E"/>
    <w:rsid w:val="00C10713"/>
    <w:rsid w:val="00C12FFD"/>
    <w:rsid w:val="00C1355A"/>
    <w:rsid w:val="00C1734C"/>
    <w:rsid w:val="00C21690"/>
    <w:rsid w:val="00C2335B"/>
    <w:rsid w:val="00C26C77"/>
    <w:rsid w:val="00C26E83"/>
    <w:rsid w:val="00C31C93"/>
    <w:rsid w:val="00C33441"/>
    <w:rsid w:val="00C34738"/>
    <w:rsid w:val="00C34BD9"/>
    <w:rsid w:val="00C34FB9"/>
    <w:rsid w:val="00C35256"/>
    <w:rsid w:val="00C37739"/>
    <w:rsid w:val="00C419A6"/>
    <w:rsid w:val="00C4345C"/>
    <w:rsid w:val="00C43A1C"/>
    <w:rsid w:val="00C51511"/>
    <w:rsid w:val="00C532EB"/>
    <w:rsid w:val="00C53797"/>
    <w:rsid w:val="00C572B2"/>
    <w:rsid w:val="00C60ECD"/>
    <w:rsid w:val="00C641A4"/>
    <w:rsid w:val="00C801EA"/>
    <w:rsid w:val="00C90811"/>
    <w:rsid w:val="00C9122A"/>
    <w:rsid w:val="00C93604"/>
    <w:rsid w:val="00C9783B"/>
    <w:rsid w:val="00CA40FF"/>
    <w:rsid w:val="00CA5EF4"/>
    <w:rsid w:val="00CB1FE2"/>
    <w:rsid w:val="00CB6713"/>
    <w:rsid w:val="00CB71C6"/>
    <w:rsid w:val="00CC19B9"/>
    <w:rsid w:val="00CC2E70"/>
    <w:rsid w:val="00CC2FFE"/>
    <w:rsid w:val="00CC588C"/>
    <w:rsid w:val="00CC60B9"/>
    <w:rsid w:val="00CC71D9"/>
    <w:rsid w:val="00CC7840"/>
    <w:rsid w:val="00CD1757"/>
    <w:rsid w:val="00CD6CAE"/>
    <w:rsid w:val="00CD722C"/>
    <w:rsid w:val="00CD7BD9"/>
    <w:rsid w:val="00CF5B83"/>
    <w:rsid w:val="00D007F9"/>
    <w:rsid w:val="00D01B34"/>
    <w:rsid w:val="00D01BA9"/>
    <w:rsid w:val="00D02B9E"/>
    <w:rsid w:val="00D041C9"/>
    <w:rsid w:val="00D044C1"/>
    <w:rsid w:val="00D05A7D"/>
    <w:rsid w:val="00D13711"/>
    <w:rsid w:val="00D1372B"/>
    <w:rsid w:val="00D20342"/>
    <w:rsid w:val="00D21290"/>
    <w:rsid w:val="00D26A68"/>
    <w:rsid w:val="00D270DC"/>
    <w:rsid w:val="00D2757D"/>
    <w:rsid w:val="00D315ED"/>
    <w:rsid w:val="00D31E02"/>
    <w:rsid w:val="00D35CEF"/>
    <w:rsid w:val="00D3711A"/>
    <w:rsid w:val="00D429B0"/>
    <w:rsid w:val="00D47B8F"/>
    <w:rsid w:val="00D51E8A"/>
    <w:rsid w:val="00D5733A"/>
    <w:rsid w:val="00D6030A"/>
    <w:rsid w:val="00D635F6"/>
    <w:rsid w:val="00D656A8"/>
    <w:rsid w:val="00D67679"/>
    <w:rsid w:val="00D72913"/>
    <w:rsid w:val="00D765B1"/>
    <w:rsid w:val="00D816AA"/>
    <w:rsid w:val="00D81C06"/>
    <w:rsid w:val="00D8324F"/>
    <w:rsid w:val="00D86775"/>
    <w:rsid w:val="00D87C61"/>
    <w:rsid w:val="00D91EB7"/>
    <w:rsid w:val="00D92523"/>
    <w:rsid w:val="00D93F2F"/>
    <w:rsid w:val="00DA3493"/>
    <w:rsid w:val="00DA5402"/>
    <w:rsid w:val="00DA5C56"/>
    <w:rsid w:val="00DB36DC"/>
    <w:rsid w:val="00DB7E4E"/>
    <w:rsid w:val="00DC052C"/>
    <w:rsid w:val="00DC0CAC"/>
    <w:rsid w:val="00DC557D"/>
    <w:rsid w:val="00DC5A82"/>
    <w:rsid w:val="00DC738D"/>
    <w:rsid w:val="00DD07D7"/>
    <w:rsid w:val="00DD0B7F"/>
    <w:rsid w:val="00DD1889"/>
    <w:rsid w:val="00DD4199"/>
    <w:rsid w:val="00DD57EB"/>
    <w:rsid w:val="00DE38E9"/>
    <w:rsid w:val="00DE41E2"/>
    <w:rsid w:val="00DE5C82"/>
    <w:rsid w:val="00DE6B5D"/>
    <w:rsid w:val="00DE7130"/>
    <w:rsid w:val="00DE739C"/>
    <w:rsid w:val="00DF07BF"/>
    <w:rsid w:val="00DF4375"/>
    <w:rsid w:val="00DF688E"/>
    <w:rsid w:val="00E01D71"/>
    <w:rsid w:val="00E02A7D"/>
    <w:rsid w:val="00E02DBD"/>
    <w:rsid w:val="00E02E04"/>
    <w:rsid w:val="00E03203"/>
    <w:rsid w:val="00E049B3"/>
    <w:rsid w:val="00E0699C"/>
    <w:rsid w:val="00E069BA"/>
    <w:rsid w:val="00E10B73"/>
    <w:rsid w:val="00E13F50"/>
    <w:rsid w:val="00E15C02"/>
    <w:rsid w:val="00E1612E"/>
    <w:rsid w:val="00E162C2"/>
    <w:rsid w:val="00E23472"/>
    <w:rsid w:val="00E240A4"/>
    <w:rsid w:val="00E246B8"/>
    <w:rsid w:val="00E25B4F"/>
    <w:rsid w:val="00E32813"/>
    <w:rsid w:val="00E35060"/>
    <w:rsid w:val="00E350E8"/>
    <w:rsid w:val="00E42C4B"/>
    <w:rsid w:val="00E5068D"/>
    <w:rsid w:val="00E55A01"/>
    <w:rsid w:val="00E55F80"/>
    <w:rsid w:val="00E569A2"/>
    <w:rsid w:val="00E56F43"/>
    <w:rsid w:val="00E63591"/>
    <w:rsid w:val="00E6485B"/>
    <w:rsid w:val="00E7280B"/>
    <w:rsid w:val="00E75B62"/>
    <w:rsid w:val="00E815C3"/>
    <w:rsid w:val="00E81BBF"/>
    <w:rsid w:val="00E84095"/>
    <w:rsid w:val="00E91B27"/>
    <w:rsid w:val="00E933FF"/>
    <w:rsid w:val="00E94018"/>
    <w:rsid w:val="00E95D59"/>
    <w:rsid w:val="00E9719B"/>
    <w:rsid w:val="00EA4F3F"/>
    <w:rsid w:val="00EB0533"/>
    <w:rsid w:val="00EB0589"/>
    <w:rsid w:val="00EB182D"/>
    <w:rsid w:val="00EB2187"/>
    <w:rsid w:val="00EB594A"/>
    <w:rsid w:val="00EB5D46"/>
    <w:rsid w:val="00EB672D"/>
    <w:rsid w:val="00EB686B"/>
    <w:rsid w:val="00EB77EC"/>
    <w:rsid w:val="00EC13EC"/>
    <w:rsid w:val="00EC2E92"/>
    <w:rsid w:val="00EC37BA"/>
    <w:rsid w:val="00EC3C68"/>
    <w:rsid w:val="00EC6C47"/>
    <w:rsid w:val="00ED03F5"/>
    <w:rsid w:val="00ED4E8F"/>
    <w:rsid w:val="00ED7679"/>
    <w:rsid w:val="00EE1552"/>
    <w:rsid w:val="00EE3FA3"/>
    <w:rsid w:val="00EE40AF"/>
    <w:rsid w:val="00EE69B7"/>
    <w:rsid w:val="00EF7FD2"/>
    <w:rsid w:val="00F00DE3"/>
    <w:rsid w:val="00F00EC8"/>
    <w:rsid w:val="00F03E76"/>
    <w:rsid w:val="00F103B2"/>
    <w:rsid w:val="00F13123"/>
    <w:rsid w:val="00F20E49"/>
    <w:rsid w:val="00F2115B"/>
    <w:rsid w:val="00F23573"/>
    <w:rsid w:val="00F25023"/>
    <w:rsid w:val="00F26017"/>
    <w:rsid w:val="00F26C22"/>
    <w:rsid w:val="00F414D0"/>
    <w:rsid w:val="00F4418C"/>
    <w:rsid w:val="00F46DC5"/>
    <w:rsid w:val="00F519D2"/>
    <w:rsid w:val="00F540DD"/>
    <w:rsid w:val="00F619D1"/>
    <w:rsid w:val="00F64002"/>
    <w:rsid w:val="00F70395"/>
    <w:rsid w:val="00F7349C"/>
    <w:rsid w:val="00F81DF8"/>
    <w:rsid w:val="00F857C2"/>
    <w:rsid w:val="00F8688F"/>
    <w:rsid w:val="00F93BEC"/>
    <w:rsid w:val="00F93BFD"/>
    <w:rsid w:val="00F95818"/>
    <w:rsid w:val="00FB2E95"/>
    <w:rsid w:val="00FC5730"/>
    <w:rsid w:val="00FC62F0"/>
    <w:rsid w:val="00FD0324"/>
    <w:rsid w:val="00FD3907"/>
    <w:rsid w:val="00FD6CDB"/>
    <w:rsid w:val="00FE48A1"/>
    <w:rsid w:val="00FE4ED3"/>
    <w:rsid w:val="00FE589C"/>
    <w:rsid w:val="00FF0B7E"/>
    <w:rsid w:val="00FF1577"/>
    <w:rsid w:val="00FF6DF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44159E5A"/>
  <w15:chartTrackingRefBased/>
  <w15:docId w15:val="{552FD3F6-3FA3-46DD-8F63-99E058812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widowControl w:val="0"/>
      <w:suppressAutoHyphens/>
    </w:pPr>
    <w:rPr>
      <w:rFonts w:eastAsia="SimSun" w:cs="Arial"/>
      <w:kern w:val="1"/>
      <w:sz w:val="24"/>
      <w:szCs w:val="24"/>
      <w:lang w:eastAsia="hi-IN" w:bidi="hi-IN"/>
    </w:rPr>
  </w:style>
  <w:style w:type="paragraph" w:styleId="Nagwek1">
    <w:name w:val="heading 1"/>
    <w:basedOn w:val="Nagwek10"/>
    <w:next w:val="Tekstpodstawowy"/>
    <w:link w:val="Nagwek1Znak"/>
    <w:uiPriority w:val="9"/>
    <w:qFormat/>
    <w:rsid w:val="000A7866"/>
    <w:pPr>
      <w:numPr>
        <w:numId w:val="1"/>
      </w:numPr>
      <w:outlineLvl w:val="0"/>
    </w:pPr>
    <w:rPr>
      <w:rFonts w:ascii="Times New Roman" w:hAnsi="Times New Roman"/>
      <w:b/>
      <w:bCs/>
      <w:sz w:val="26"/>
      <w:szCs w:val="32"/>
    </w:rPr>
  </w:style>
  <w:style w:type="paragraph" w:styleId="Nagwek2">
    <w:name w:val="heading 2"/>
    <w:basedOn w:val="Nagwek10"/>
    <w:next w:val="Tekstpodstawowy"/>
    <w:qFormat/>
    <w:pPr>
      <w:numPr>
        <w:ilvl w:val="1"/>
        <w:numId w:val="1"/>
      </w:numPr>
      <w:outlineLvl w:val="1"/>
    </w:pPr>
    <w:rPr>
      <w:b/>
      <w:bCs/>
      <w:i/>
      <w:iCs/>
    </w:rPr>
  </w:style>
  <w:style w:type="paragraph" w:styleId="Nagwek3">
    <w:name w:val="heading 3"/>
    <w:basedOn w:val="Nagwek10"/>
    <w:next w:val="Tekstpodstawowy"/>
    <w:qFormat/>
    <w:pPr>
      <w:numPr>
        <w:ilvl w:val="2"/>
        <w:numId w:val="1"/>
      </w:numPr>
      <w:outlineLvl w:val="2"/>
    </w:pPr>
    <w:rPr>
      <w:b/>
      <w:bCs/>
    </w:rPr>
  </w:style>
  <w:style w:type="paragraph" w:styleId="Nagwek4">
    <w:name w:val="heading 4"/>
    <w:basedOn w:val="Normalny"/>
    <w:next w:val="Normalny"/>
    <w:link w:val="Nagwek4Znak"/>
    <w:uiPriority w:val="9"/>
    <w:unhideWhenUsed/>
    <w:qFormat/>
    <w:rsid w:val="00297642"/>
    <w:pPr>
      <w:keepNext/>
      <w:spacing w:before="240" w:after="60"/>
      <w:outlineLvl w:val="3"/>
    </w:pPr>
    <w:rPr>
      <w:rFonts w:ascii="Calibri" w:eastAsia="Times New Roman" w:hAnsi="Calibri" w:cs="Mangal"/>
      <w:b/>
      <w:bCs/>
      <w:sz w:val="28"/>
      <w:szCs w:val="25"/>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cs="Arial"/>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Znakinumeracji">
    <w:name w:val="Znaki numeracji"/>
  </w:style>
  <w:style w:type="paragraph" w:customStyle="1" w:styleId="Nagwek10">
    <w:name w:val="Nagłówek1"/>
    <w:basedOn w:val="Normalny"/>
    <w:next w:val="Tekstpodstawowy"/>
    <w:pPr>
      <w:keepNext/>
      <w:spacing w:before="240" w:after="120"/>
    </w:pPr>
    <w:rPr>
      <w:rFonts w:ascii="Arial" w:eastAsia="Microsoft YaHei" w:hAnsi="Arial"/>
      <w:sz w:val="28"/>
      <w:szCs w:val="28"/>
    </w:rPr>
  </w:style>
  <w:style w:type="paragraph" w:styleId="Tekstpodstawowy">
    <w:name w:val="Body Text"/>
    <w:basedOn w:val="Normalny"/>
    <w:pPr>
      <w:spacing w:after="120"/>
    </w:pPr>
  </w:style>
  <w:style w:type="paragraph" w:styleId="Lista">
    <w:name w:val="List"/>
    <w:basedOn w:val="Tekstpodstawowy"/>
  </w:style>
  <w:style w:type="paragraph" w:customStyle="1" w:styleId="Podpis1">
    <w:name w:val="Podpis1"/>
    <w:basedOn w:val="Normalny"/>
    <w:pPr>
      <w:suppressLineNumbers/>
      <w:spacing w:before="120" w:after="120"/>
    </w:pPr>
    <w:rPr>
      <w:i/>
      <w:iCs/>
    </w:rPr>
  </w:style>
  <w:style w:type="paragraph" w:customStyle="1" w:styleId="Indeks">
    <w:name w:val="Indeks"/>
    <w:basedOn w:val="Normalny"/>
    <w:pPr>
      <w:suppressLineNumbers/>
    </w:pPr>
  </w:style>
  <w:style w:type="paragraph" w:styleId="Stopka">
    <w:name w:val="footer"/>
    <w:basedOn w:val="Normalny"/>
    <w:pPr>
      <w:suppressLineNumbers/>
      <w:tabs>
        <w:tab w:val="center" w:pos="4819"/>
        <w:tab w:val="right" w:pos="9638"/>
      </w:tabs>
    </w:pPr>
  </w:style>
  <w:style w:type="paragraph" w:styleId="Nagwekspisutreci">
    <w:name w:val="TOC Heading"/>
    <w:basedOn w:val="Nagwek10"/>
    <w:uiPriority w:val="39"/>
    <w:qFormat/>
    <w:pPr>
      <w:suppressLineNumbers/>
    </w:pPr>
    <w:rPr>
      <w:b/>
      <w:bCs/>
      <w:sz w:val="32"/>
      <w:szCs w:val="32"/>
    </w:rPr>
  </w:style>
  <w:style w:type="paragraph" w:styleId="Spistreci1">
    <w:name w:val="toc 1"/>
    <w:basedOn w:val="Indeks"/>
    <w:uiPriority w:val="39"/>
    <w:pPr>
      <w:tabs>
        <w:tab w:val="right" w:leader="dot" w:pos="9638"/>
      </w:tabs>
    </w:pPr>
  </w:style>
  <w:style w:type="paragraph" w:styleId="Spistreci2">
    <w:name w:val="toc 2"/>
    <w:basedOn w:val="Indeks"/>
    <w:uiPriority w:val="39"/>
    <w:pPr>
      <w:tabs>
        <w:tab w:val="right" w:leader="dot" w:pos="9355"/>
      </w:tabs>
      <w:ind w:left="283"/>
    </w:pPr>
  </w:style>
  <w:style w:type="paragraph" w:styleId="Spistreci3">
    <w:name w:val="toc 3"/>
    <w:basedOn w:val="Indeks"/>
    <w:uiPriority w:val="39"/>
    <w:pPr>
      <w:tabs>
        <w:tab w:val="right" w:leader="dot" w:pos="9072"/>
      </w:tabs>
      <w:ind w:left="566"/>
    </w:pPr>
  </w:style>
  <w:style w:type="paragraph" w:styleId="Spistreci4">
    <w:name w:val="toc 4"/>
    <w:basedOn w:val="Indeks"/>
    <w:pPr>
      <w:tabs>
        <w:tab w:val="right" w:leader="dot" w:pos="8789"/>
      </w:tabs>
      <w:ind w:left="849"/>
    </w:pPr>
  </w:style>
  <w:style w:type="paragraph" w:styleId="Spistreci5">
    <w:name w:val="toc 5"/>
    <w:basedOn w:val="Indeks"/>
    <w:pPr>
      <w:tabs>
        <w:tab w:val="right" w:leader="dot" w:pos="8506"/>
      </w:tabs>
      <w:ind w:left="1132"/>
    </w:pPr>
  </w:style>
  <w:style w:type="paragraph" w:styleId="Spistreci6">
    <w:name w:val="toc 6"/>
    <w:basedOn w:val="Indeks"/>
    <w:pPr>
      <w:tabs>
        <w:tab w:val="right" w:leader="dot" w:pos="8223"/>
      </w:tabs>
      <w:ind w:left="1415"/>
    </w:pPr>
  </w:style>
  <w:style w:type="paragraph" w:styleId="Spistreci7">
    <w:name w:val="toc 7"/>
    <w:basedOn w:val="Indeks"/>
    <w:pPr>
      <w:tabs>
        <w:tab w:val="right" w:leader="dot" w:pos="7940"/>
      </w:tabs>
      <w:ind w:left="1698"/>
    </w:pPr>
  </w:style>
  <w:style w:type="paragraph" w:styleId="Spistreci8">
    <w:name w:val="toc 8"/>
    <w:basedOn w:val="Indeks"/>
    <w:pPr>
      <w:tabs>
        <w:tab w:val="right" w:leader="dot" w:pos="7657"/>
      </w:tabs>
      <w:ind w:left="1981"/>
    </w:pPr>
  </w:style>
  <w:style w:type="paragraph" w:styleId="Spistreci9">
    <w:name w:val="toc 9"/>
    <w:basedOn w:val="Indeks"/>
    <w:pPr>
      <w:tabs>
        <w:tab w:val="right" w:leader="dot" w:pos="7374"/>
      </w:tabs>
      <w:ind w:left="2264"/>
    </w:pPr>
  </w:style>
  <w:style w:type="paragraph" w:customStyle="1" w:styleId="Spistreci10">
    <w:name w:val="Spis treści 10"/>
    <w:basedOn w:val="Indeks"/>
    <w:pPr>
      <w:tabs>
        <w:tab w:val="right" w:leader="dot" w:pos="7091"/>
      </w:tabs>
      <w:ind w:left="2547"/>
    </w:pPr>
  </w:style>
  <w:style w:type="paragraph" w:styleId="Nagwek">
    <w:name w:val="header"/>
    <w:basedOn w:val="Normalny"/>
    <w:link w:val="NagwekZnak"/>
    <w:uiPriority w:val="99"/>
    <w:pPr>
      <w:suppressLineNumbers/>
      <w:tabs>
        <w:tab w:val="center" w:pos="4819"/>
        <w:tab w:val="right" w:pos="9638"/>
      </w:tabs>
    </w:pPr>
  </w:style>
  <w:style w:type="paragraph" w:customStyle="1" w:styleId="Zawartotabeli">
    <w:name w:val="Zawartość tabeli"/>
    <w:basedOn w:val="Normalny"/>
    <w:pPr>
      <w:suppressLineNumbers/>
    </w:pPr>
  </w:style>
  <w:style w:type="table" w:styleId="Tabela-Siatka">
    <w:name w:val="Table Grid"/>
    <w:basedOn w:val="Standardowy"/>
    <w:uiPriority w:val="39"/>
    <w:rsid w:val="001A54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atkatabelijasna">
    <w:name w:val="Grid Table Light"/>
    <w:basedOn w:val="Standardowy"/>
    <w:uiPriority w:val="40"/>
    <w:rsid w:val="0038515D"/>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Legenda">
    <w:name w:val="caption"/>
    <w:basedOn w:val="Normalny"/>
    <w:next w:val="Normalny"/>
    <w:uiPriority w:val="35"/>
    <w:unhideWhenUsed/>
    <w:qFormat/>
    <w:rsid w:val="0038515D"/>
    <w:rPr>
      <w:rFonts w:cs="Mangal"/>
      <w:b/>
      <w:bCs/>
      <w:sz w:val="20"/>
      <w:szCs w:val="18"/>
    </w:rPr>
  </w:style>
  <w:style w:type="character" w:styleId="Hipercze">
    <w:name w:val="Hyperlink"/>
    <w:uiPriority w:val="99"/>
    <w:unhideWhenUsed/>
    <w:rsid w:val="0038515D"/>
    <w:rPr>
      <w:color w:val="0000FF"/>
      <w:u w:val="single"/>
    </w:rPr>
  </w:style>
  <w:style w:type="paragraph" w:styleId="Tekstprzypisudolnego">
    <w:name w:val="footnote text"/>
    <w:basedOn w:val="Normalny"/>
    <w:link w:val="TekstprzypisudolnegoZnak"/>
    <w:uiPriority w:val="99"/>
    <w:unhideWhenUsed/>
    <w:rsid w:val="00043B0F"/>
    <w:rPr>
      <w:rFonts w:cs="Mangal"/>
      <w:sz w:val="20"/>
      <w:szCs w:val="18"/>
    </w:rPr>
  </w:style>
  <w:style w:type="character" w:customStyle="1" w:styleId="TekstprzypisudolnegoZnak">
    <w:name w:val="Tekst przypisu dolnego Znak"/>
    <w:link w:val="Tekstprzypisudolnego"/>
    <w:uiPriority w:val="99"/>
    <w:rsid w:val="00043B0F"/>
    <w:rPr>
      <w:rFonts w:eastAsia="SimSun" w:cs="Mangal"/>
      <w:kern w:val="1"/>
      <w:szCs w:val="18"/>
      <w:lang w:eastAsia="hi-IN" w:bidi="hi-IN"/>
    </w:rPr>
  </w:style>
  <w:style w:type="character" w:styleId="Odwoanieprzypisudolnego">
    <w:name w:val="footnote reference"/>
    <w:uiPriority w:val="99"/>
    <w:semiHidden/>
    <w:unhideWhenUsed/>
    <w:rsid w:val="00043B0F"/>
    <w:rPr>
      <w:vertAlign w:val="superscript"/>
    </w:rPr>
  </w:style>
  <w:style w:type="character" w:customStyle="1" w:styleId="NagwekZnak">
    <w:name w:val="Nagłówek Znak"/>
    <w:link w:val="Nagwek"/>
    <w:uiPriority w:val="99"/>
    <w:rsid w:val="00807EB4"/>
    <w:rPr>
      <w:rFonts w:eastAsia="SimSun" w:cs="Arial"/>
      <w:kern w:val="1"/>
      <w:sz w:val="24"/>
      <w:szCs w:val="24"/>
      <w:lang w:eastAsia="hi-IN" w:bidi="hi-IN"/>
    </w:rPr>
  </w:style>
  <w:style w:type="table" w:styleId="Jasnalista">
    <w:name w:val="Light List"/>
    <w:basedOn w:val="Standardowy"/>
    <w:uiPriority w:val="61"/>
    <w:rsid w:val="0084712E"/>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Tabelasiatki4">
    <w:name w:val="Grid Table 4"/>
    <w:basedOn w:val="Standardowy"/>
    <w:uiPriority w:val="49"/>
    <w:rsid w:val="0084712E"/>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Tekstprzypisukocowego">
    <w:name w:val="endnote text"/>
    <w:basedOn w:val="Normalny"/>
    <w:link w:val="TekstprzypisukocowegoZnak"/>
    <w:uiPriority w:val="99"/>
    <w:semiHidden/>
    <w:unhideWhenUsed/>
    <w:rsid w:val="00CC588C"/>
    <w:rPr>
      <w:rFonts w:cs="Mangal"/>
      <w:sz w:val="20"/>
      <w:szCs w:val="18"/>
    </w:rPr>
  </w:style>
  <w:style w:type="character" w:customStyle="1" w:styleId="TekstprzypisukocowegoZnak">
    <w:name w:val="Tekst przypisu końcowego Znak"/>
    <w:link w:val="Tekstprzypisukocowego"/>
    <w:uiPriority w:val="99"/>
    <w:semiHidden/>
    <w:rsid w:val="00CC588C"/>
    <w:rPr>
      <w:rFonts w:eastAsia="SimSun" w:cs="Mangal"/>
      <w:kern w:val="1"/>
      <w:szCs w:val="18"/>
      <w:lang w:eastAsia="hi-IN" w:bidi="hi-IN"/>
    </w:rPr>
  </w:style>
  <w:style w:type="character" w:styleId="Odwoanieprzypisukocowego">
    <w:name w:val="endnote reference"/>
    <w:uiPriority w:val="99"/>
    <w:semiHidden/>
    <w:unhideWhenUsed/>
    <w:rsid w:val="00CC588C"/>
    <w:rPr>
      <w:vertAlign w:val="superscript"/>
    </w:rPr>
  </w:style>
  <w:style w:type="character" w:styleId="Nierozpoznanawzmianka">
    <w:name w:val="Unresolved Mention"/>
    <w:uiPriority w:val="99"/>
    <w:semiHidden/>
    <w:unhideWhenUsed/>
    <w:rsid w:val="00CC588C"/>
    <w:rPr>
      <w:color w:val="605E5C"/>
      <w:shd w:val="clear" w:color="auto" w:fill="E1DFDD"/>
    </w:rPr>
  </w:style>
  <w:style w:type="paragraph" w:styleId="Bezodstpw">
    <w:name w:val="No Spacing"/>
    <w:uiPriority w:val="1"/>
    <w:qFormat/>
    <w:rsid w:val="00836C4F"/>
    <w:pPr>
      <w:widowControl w:val="0"/>
      <w:suppressAutoHyphens/>
    </w:pPr>
    <w:rPr>
      <w:rFonts w:eastAsia="SimSun" w:cs="Mangal"/>
      <w:kern w:val="1"/>
      <w:sz w:val="24"/>
      <w:szCs w:val="21"/>
      <w:lang w:eastAsia="hi-IN" w:bidi="hi-IN"/>
    </w:rPr>
  </w:style>
  <w:style w:type="character" w:styleId="UyteHipercze">
    <w:name w:val="FollowedHyperlink"/>
    <w:uiPriority w:val="99"/>
    <w:semiHidden/>
    <w:unhideWhenUsed/>
    <w:rsid w:val="007F2343"/>
    <w:rPr>
      <w:color w:val="954F72"/>
      <w:u w:val="single"/>
    </w:rPr>
  </w:style>
  <w:style w:type="character" w:customStyle="1" w:styleId="Nagwek4Znak">
    <w:name w:val="Nagłówek 4 Znak"/>
    <w:link w:val="Nagwek4"/>
    <w:uiPriority w:val="9"/>
    <w:rsid w:val="00297642"/>
    <w:rPr>
      <w:rFonts w:ascii="Calibri" w:eastAsia="Times New Roman" w:hAnsi="Calibri" w:cs="Mangal"/>
      <w:b/>
      <w:bCs/>
      <w:kern w:val="1"/>
      <w:sz w:val="28"/>
      <w:szCs w:val="25"/>
      <w:lang w:eastAsia="hi-IN" w:bidi="hi-IN"/>
    </w:rPr>
  </w:style>
  <w:style w:type="paragraph" w:styleId="Lista2">
    <w:name w:val="List 2"/>
    <w:basedOn w:val="Normalny"/>
    <w:uiPriority w:val="99"/>
    <w:unhideWhenUsed/>
    <w:rsid w:val="00297642"/>
    <w:pPr>
      <w:ind w:left="566" w:hanging="283"/>
      <w:contextualSpacing/>
    </w:pPr>
    <w:rPr>
      <w:rFonts w:cs="Mangal"/>
      <w:szCs w:val="21"/>
    </w:rPr>
  </w:style>
  <w:style w:type="paragraph" w:customStyle="1" w:styleId="Obraz">
    <w:name w:val="Obraz"/>
    <w:basedOn w:val="Normalny"/>
    <w:rsid w:val="00297642"/>
  </w:style>
  <w:style w:type="paragraph" w:styleId="Tytu">
    <w:name w:val="Title"/>
    <w:basedOn w:val="Normalny"/>
    <w:next w:val="Normalny"/>
    <w:link w:val="TytuZnak"/>
    <w:uiPriority w:val="10"/>
    <w:qFormat/>
    <w:rsid w:val="00297642"/>
    <w:pPr>
      <w:spacing w:before="240" w:after="60"/>
      <w:jc w:val="center"/>
      <w:outlineLvl w:val="0"/>
    </w:pPr>
    <w:rPr>
      <w:rFonts w:ascii="Calibri Light" w:eastAsia="Times New Roman" w:hAnsi="Calibri Light" w:cs="Mangal"/>
      <w:b/>
      <w:bCs/>
      <w:kern w:val="28"/>
      <w:sz w:val="32"/>
      <w:szCs w:val="29"/>
    </w:rPr>
  </w:style>
  <w:style w:type="character" w:customStyle="1" w:styleId="TytuZnak">
    <w:name w:val="Tytuł Znak"/>
    <w:link w:val="Tytu"/>
    <w:uiPriority w:val="10"/>
    <w:rsid w:val="00297642"/>
    <w:rPr>
      <w:rFonts w:ascii="Calibri Light" w:eastAsia="Times New Roman" w:hAnsi="Calibri Light" w:cs="Mangal"/>
      <w:b/>
      <w:bCs/>
      <w:kern w:val="28"/>
      <w:sz w:val="32"/>
      <w:szCs w:val="29"/>
      <w:lang w:eastAsia="hi-IN" w:bidi="hi-IN"/>
    </w:rPr>
  </w:style>
  <w:style w:type="paragraph" w:styleId="Tekstpodstawowywcity">
    <w:name w:val="Body Text Indent"/>
    <w:basedOn w:val="Normalny"/>
    <w:link w:val="TekstpodstawowywcityZnak"/>
    <w:uiPriority w:val="99"/>
    <w:semiHidden/>
    <w:unhideWhenUsed/>
    <w:rsid w:val="00297642"/>
    <w:pPr>
      <w:spacing w:after="120"/>
      <w:ind w:left="283"/>
    </w:pPr>
    <w:rPr>
      <w:rFonts w:cs="Mangal"/>
      <w:szCs w:val="21"/>
    </w:rPr>
  </w:style>
  <w:style w:type="character" w:customStyle="1" w:styleId="TekstpodstawowywcityZnak">
    <w:name w:val="Tekst podstawowy wcięty Znak"/>
    <w:link w:val="Tekstpodstawowywcity"/>
    <w:uiPriority w:val="99"/>
    <w:semiHidden/>
    <w:rsid w:val="00297642"/>
    <w:rPr>
      <w:rFonts w:eastAsia="SimSun" w:cs="Mangal"/>
      <w:kern w:val="1"/>
      <w:sz w:val="24"/>
      <w:szCs w:val="21"/>
      <w:lang w:eastAsia="hi-IN" w:bidi="hi-IN"/>
    </w:rPr>
  </w:style>
  <w:style w:type="paragraph" w:styleId="Tekstpodstawowyzwciciem2">
    <w:name w:val="Body Text First Indent 2"/>
    <w:basedOn w:val="Tekstpodstawowywcity"/>
    <w:link w:val="Tekstpodstawowyzwciciem2Znak"/>
    <w:uiPriority w:val="99"/>
    <w:unhideWhenUsed/>
    <w:rsid w:val="00297642"/>
    <w:pPr>
      <w:ind w:firstLine="210"/>
    </w:pPr>
  </w:style>
  <w:style w:type="character" w:customStyle="1" w:styleId="Tekstpodstawowyzwciciem2Znak">
    <w:name w:val="Tekst podstawowy z wcięciem 2 Znak"/>
    <w:basedOn w:val="TekstpodstawowywcityZnak"/>
    <w:link w:val="Tekstpodstawowyzwciciem2"/>
    <w:uiPriority w:val="99"/>
    <w:rsid w:val="00297642"/>
    <w:rPr>
      <w:rFonts w:eastAsia="SimSun" w:cs="Mangal"/>
      <w:kern w:val="1"/>
      <w:sz w:val="24"/>
      <w:szCs w:val="21"/>
      <w:lang w:eastAsia="hi-IN" w:bidi="hi-IN"/>
    </w:rPr>
  </w:style>
  <w:style w:type="paragraph" w:styleId="Lista3">
    <w:name w:val="List 3"/>
    <w:basedOn w:val="Normalny"/>
    <w:uiPriority w:val="99"/>
    <w:unhideWhenUsed/>
    <w:rsid w:val="00F7349C"/>
    <w:pPr>
      <w:ind w:left="849" w:hanging="283"/>
      <w:contextualSpacing/>
    </w:pPr>
    <w:rPr>
      <w:rFonts w:cs="Mangal"/>
      <w:szCs w:val="21"/>
    </w:rPr>
  </w:style>
  <w:style w:type="paragraph" w:styleId="Lista-kontynuacja">
    <w:name w:val="List Continue"/>
    <w:basedOn w:val="Normalny"/>
    <w:uiPriority w:val="99"/>
    <w:unhideWhenUsed/>
    <w:rsid w:val="00F7349C"/>
    <w:pPr>
      <w:spacing w:after="120"/>
      <w:ind w:left="283"/>
      <w:contextualSpacing/>
    </w:pPr>
    <w:rPr>
      <w:rFonts w:cs="Mangal"/>
      <w:szCs w:val="21"/>
    </w:rPr>
  </w:style>
  <w:style w:type="paragraph" w:styleId="Wcicienormalne">
    <w:name w:val="Normal Indent"/>
    <w:basedOn w:val="Normalny"/>
    <w:uiPriority w:val="99"/>
    <w:unhideWhenUsed/>
    <w:rsid w:val="00F7349C"/>
    <w:pPr>
      <w:ind w:left="708"/>
    </w:pPr>
    <w:rPr>
      <w:rFonts w:cs="Mangal"/>
      <w:szCs w:val="21"/>
    </w:rPr>
  </w:style>
  <w:style w:type="paragraph" w:customStyle="1" w:styleId="Skrconyadreszwrotny">
    <w:name w:val="Skrócony adres zwrotny"/>
    <w:basedOn w:val="Normalny"/>
    <w:rsid w:val="00F7349C"/>
  </w:style>
  <w:style w:type="paragraph" w:styleId="HTML-wstpniesformatowany">
    <w:name w:val="HTML Preformatted"/>
    <w:basedOn w:val="Normalny"/>
    <w:link w:val="HTML-wstpniesformatowanyZnak"/>
    <w:uiPriority w:val="99"/>
    <w:semiHidden/>
    <w:unhideWhenUsed/>
    <w:rsid w:val="00A935A6"/>
    <w:rPr>
      <w:rFonts w:ascii="Courier New" w:hAnsi="Courier New" w:cs="Mangal"/>
      <w:sz w:val="20"/>
      <w:szCs w:val="18"/>
    </w:rPr>
  </w:style>
  <w:style w:type="character" w:customStyle="1" w:styleId="HTML-wstpniesformatowanyZnak">
    <w:name w:val="HTML - wstępnie sformatowany Znak"/>
    <w:link w:val="HTML-wstpniesformatowany"/>
    <w:uiPriority w:val="99"/>
    <w:semiHidden/>
    <w:rsid w:val="00A935A6"/>
    <w:rPr>
      <w:rFonts w:ascii="Courier New" w:eastAsia="SimSun" w:hAnsi="Courier New" w:cs="Mangal"/>
      <w:kern w:val="1"/>
      <w:szCs w:val="18"/>
      <w:lang w:eastAsia="hi-IN" w:bidi="hi-IN"/>
    </w:rPr>
  </w:style>
  <w:style w:type="character" w:styleId="Tekstzastpczy">
    <w:name w:val="Placeholder Text"/>
    <w:basedOn w:val="Domylnaczcionkaakapitu"/>
    <w:uiPriority w:val="99"/>
    <w:semiHidden/>
    <w:rsid w:val="007E574D"/>
    <w:rPr>
      <w:color w:val="808080"/>
    </w:rPr>
  </w:style>
  <w:style w:type="paragraph" w:styleId="Akapitzlist">
    <w:name w:val="List Paragraph"/>
    <w:basedOn w:val="Normalny"/>
    <w:uiPriority w:val="34"/>
    <w:qFormat/>
    <w:rsid w:val="00EE40AF"/>
    <w:pPr>
      <w:ind w:left="720"/>
      <w:contextualSpacing/>
    </w:pPr>
    <w:rPr>
      <w:rFonts w:cs="Mangal"/>
      <w:szCs w:val="21"/>
    </w:rPr>
  </w:style>
  <w:style w:type="character" w:customStyle="1" w:styleId="Nagwek1Znak">
    <w:name w:val="Nagłówek 1 Znak"/>
    <w:basedOn w:val="Domylnaczcionkaakapitu"/>
    <w:link w:val="Nagwek1"/>
    <w:uiPriority w:val="9"/>
    <w:rsid w:val="008E6F01"/>
    <w:rPr>
      <w:rFonts w:eastAsia="Microsoft YaHei" w:cs="Arial"/>
      <w:b/>
      <w:bCs/>
      <w:kern w:val="1"/>
      <w:sz w:val="26"/>
      <w:szCs w:val="32"/>
      <w:lang w:eastAsia="hi-IN" w:bidi="hi-IN"/>
    </w:rPr>
  </w:style>
  <w:style w:type="paragraph" w:styleId="Spisilustracji">
    <w:name w:val="table of figures"/>
    <w:basedOn w:val="Normalny"/>
    <w:next w:val="Normalny"/>
    <w:uiPriority w:val="99"/>
    <w:unhideWhenUsed/>
    <w:rsid w:val="008E6F01"/>
    <w:rPr>
      <w:rFonts w:cs="Mangal"/>
      <w:szCs w:val="21"/>
    </w:rPr>
  </w:style>
  <w:style w:type="character" w:styleId="Odwoaniedokomentarza">
    <w:name w:val="annotation reference"/>
    <w:basedOn w:val="Domylnaczcionkaakapitu"/>
    <w:uiPriority w:val="99"/>
    <w:semiHidden/>
    <w:unhideWhenUsed/>
    <w:rsid w:val="00DD0B7F"/>
    <w:rPr>
      <w:sz w:val="16"/>
      <w:szCs w:val="16"/>
    </w:rPr>
  </w:style>
  <w:style w:type="paragraph" w:styleId="Tekstkomentarza">
    <w:name w:val="annotation text"/>
    <w:basedOn w:val="Normalny"/>
    <w:link w:val="TekstkomentarzaZnak"/>
    <w:uiPriority w:val="99"/>
    <w:semiHidden/>
    <w:unhideWhenUsed/>
    <w:rsid w:val="00DD0B7F"/>
    <w:rPr>
      <w:rFonts w:cs="Mangal"/>
      <w:sz w:val="20"/>
      <w:szCs w:val="18"/>
    </w:rPr>
  </w:style>
  <w:style w:type="character" w:customStyle="1" w:styleId="TekstkomentarzaZnak">
    <w:name w:val="Tekst komentarza Znak"/>
    <w:basedOn w:val="Domylnaczcionkaakapitu"/>
    <w:link w:val="Tekstkomentarza"/>
    <w:uiPriority w:val="99"/>
    <w:semiHidden/>
    <w:rsid w:val="00DD0B7F"/>
    <w:rPr>
      <w:rFonts w:eastAsia="SimSun" w:cs="Mangal"/>
      <w:kern w:val="1"/>
      <w:szCs w:val="18"/>
      <w:lang w:eastAsia="hi-IN" w:bidi="hi-IN"/>
    </w:rPr>
  </w:style>
  <w:style w:type="paragraph" w:styleId="Tematkomentarza">
    <w:name w:val="annotation subject"/>
    <w:basedOn w:val="Tekstkomentarza"/>
    <w:next w:val="Tekstkomentarza"/>
    <w:link w:val="TematkomentarzaZnak"/>
    <w:uiPriority w:val="99"/>
    <w:semiHidden/>
    <w:unhideWhenUsed/>
    <w:rsid w:val="00DD0B7F"/>
    <w:rPr>
      <w:b/>
      <w:bCs/>
    </w:rPr>
  </w:style>
  <w:style w:type="character" w:customStyle="1" w:styleId="TematkomentarzaZnak">
    <w:name w:val="Temat komentarza Znak"/>
    <w:basedOn w:val="TekstkomentarzaZnak"/>
    <w:link w:val="Tematkomentarza"/>
    <w:uiPriority w:val="99"/>
    <w:semiHidden/>
    <w:rsid w:val="00DD0B7F"/>
    <w:rPr>
      <w:rFonts w:eastAsia="SimSun" w:cs="Mangal"/>
      <w:b/>
      <w:bCs/>
      <w:kern w:val="1"/>
      <w:szCs w:val="18"/>
      <w:lang w:eastAsia="hi-IN" w:bidi="hi-IN"/>
    </w:rPr>
  </w:style>
  <w:style w:type="paragraph" w:styleId="Tekstdymka">
    <w:name w:val="Balloon Text"/>
    <w:basedOn w:val="Normalny"/>
    <w:link w:val="TekstdymkaZnak"/>
    <w:uiPriority w:val="99"/>
    <w:semiHidden/>
    <w:unhideWhenUsed/>
    <w:rsid w:val="00DD0B7F"/>
    <w:rPr>
      <w:rFonts w:ascii="Segoe UI" w:hAnsi="Segoe UI" w:cs="Mangal"/>
      <w:sz w:val="18"/>
      <w:szCs w:val="16"/>
    </w:rPr>
  </w:style>
  <w:style w:type="character" w:customStyle="1" w:styleId="TekstdymkaZnak">
    <w:name w:val="Tekst dymka Znak"/>
    <w:basedOn w:val="Domylnaczcionkaakapitu"/>
    <w:link w:val="Tekstdymka"/>
    <w:uiPriority w:val="99"/>
    <w:semiHidden/>
    <w:rsid w:val="00DD0B7F"/>
    <w:rPr>
      <w:rFonts w:ascii="Segoe UI" w:eastAsia="SimSun" w:hAnsi="Segoe UI" w:cs="Mangal"/>
      <w:kern w:val="1"/>
      <w:sz w:val="18"/>
      <w:szCs w:val="16"/>
      <w:lang w:eastAsia="hi-IN" w:bidi="hi-IN"/>
    </w:rPr>
  </w:style>
  <w:style w:type="paragraph" w:styleId="Poprawka">
    <w:name w:val="Revision"/>
    <w:hidden/>
    <w:uiPriority w:val="99"/>
    <w:semiHidden/>
    <w:rsid w:val="00C26E83"/>
    <w:rPr>
      <w:rFonts w:eastAsia="SimSun" w:cs="Mangal"/>
      <w:kern w:val="1"/>
      <w:sz w:val="24"/>
      <w:szCs w:val="2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62926">
      <w:bodyDiv w:val="1"/>
      <w:marLeft w:val="0"/>
      <w:marRight w:val="0"/>
      <w:marTop w:val="0"/>
      <w:marBottom w:val="0"/>
      <w:divBdr>
        <w:top w:val="none" w:sz="0" w:space="0" w:color="auto"/>
        <w:left w:val="none" w:sz="0" w:space="0" w:color="auto"/>
        <w:bottom w:val="none" w:sz="0" w:space="0" w:color="auto"/>
        <w:right w:val="none" w:sz="0" w:space="0" w:color="auto"/>
      </w:divBdr>
    </w:div>
    <w:div w:id="258569247">
      <w:bodyDiv w:val="1"/>
      <w:marLeft w:val="0"/>
      <w:marRight w:val="0"/>
      <w:marTop w:val="0"/>
      <w:marBottom w:val="0"/>
      <w:divBdr>
        <w:top w:val="none" w:sz="0" w:space="0" w:color="auto"/>
        <w:left w:val="none" w:sz="0" w:space="0" w:color="auto"/>
        <w:bottom w:val="none" w:sz="0" w:space="0" w:color="auto"/>
        <w:right w:val="none" w:sz="0" w:space="0" w:color="auto"/>
      </w:divBdr>
    </w:div>
    <w:div w:id="296642767">
      <w:bodyDiv w:val="1"/>
      <w:marLeft w:val="0"/>
      <w:marRight w:val="0"/>
      <w:marTop w:val="0"/>
      <w:marBottom w:val="0"/>
      <w:divBdr>
        <w:top w:val="none" w:sz="0" w:space="0" w:color="auto"/>
        <w:left w:val="none" w:sz="0" w:space="0" w:color="auto"/>
        <w:bottom w:val="none" w:sz="0" w:space="0" w:color="auto"/>
        <w:right w:val="none" w:sz="0" w:space="0" w:color="auto"/>
      </w:divBdr>
    </w:div>
    <w:div w:id="537162570">
      <w:bodyDiv w:val="1"/>
      <w:marLeft w:val="0"/>
      <w:marRight w:val="0"/>
      <w:marTop w:val="0"/>
      <w:marBottom w:val="0"/>
      <w:divBdr>
        <w:top w:val="none" w:sz="0" w:space="0" w:color="auto"/>
        <w:left w:val="none" w:sz="0" w:space="0" w:color="auto"/>
        <w:bottom w:val="none" w:sz="0" w:space="0" w:color="auto"/>
        <w:right w:val="none" w:sz="0" w:space="0" w:color="auto"/>
      </w:divBdr>
    </w:div>
    <w:div w:id="538470400">
      <w:bodyDiv w:val="1"/>
      <w:marLeft w:val="0"/>
      <w:marRight w:val="0"/>
      <w:marTop w:val="0"/>
      <w:marBottom w:val="0"/>
      <w:divBdr>
        <w:top w:val="none" w:sz="0" w:space="0" w:color="auto"/>
        <w:left w:val="none" w:sz="0" w:space="0" w:color="auto"/>
        <w:bottom w:val="none" w:sz="0" w:space="0" w:color="auto"/>
        <w:right w:val="none" w:sz="0" w:space="0" w:color="auto"/>
      </w:divBdr>
    </w:div>
    <w:div w:id="629096004">
      <w:bodyDiv w:val="1"/>
      <w:marLeft w:val="0"/>
      <w:marRight w:val="0"/>
      <w:marTop w:val="0"/>
      <w:marBottom w:val="0"/>
      <w:divBdr>
        <w:top w:val="none" w:sz="0" w:space="0" w:color="auto"/>
        <w:left w:val="none" w:sz="0" w:space="0" w:color="auto"/>
        <w:bottom w:val="none" w:sz="0" w:space="0" w:color="auto"/>
        <w:right w:val="none" w:sz="0" w:space="0" w:color="auto"/>
      </w:divBdr>
    </w:div>
    <w:div w:id="696856127">
      <w:bodyDiv w:val="1"/>
      <w:marLeft w:val="0"/>
      <w:marRight w:val="0"/>
      <w:marTop w:val="0"/>
      <w:marBottom w:val="0"/>
      <w:divBdr>
        <w:top w:val="none" w:sz="0" w:space="0" w:color="auto"/>
        <w:left w:val="none" w:sz="0" w:space="0" w:color="auto"/>
        <w:bottom w:val="none" w:sz="0" w:space="0" w:color="auto"/>
        <w:right w:val="none" w:sz="0" w:space="0" w:color="auto"/>
      </w:divBdr>
    </w:div>
    <w:div w:id="726956933">
      <w:bodyDiv w:val="1"/>
      <w:marLeft w:val="0"/>
      <w:marRight w:val="0"/>
      <w:marTop w:val="0"/>
      <w:marBottom w:val="0"/>
      <w:divBdr>
        <w:top w:val="none" w:sz="0" w:space="0" w:color="auto"/>
        <w:left w:val="none" w:sz="0" w:space="0" w:color="auto"/>
        <w:bottom w:val="none" w:sz="0" w:space="0" w:color="auto"/>
        <w:right w:val="none" w:sz="0" w:space="0" w:color="auto"/>
      </w:divBdr>
    </w:div>
    <w:div w:id="767501710">
      <w:bodyDiv w:val="1"/>
      <w:marLeft w:val="0"/>
      <w:marRight w:val="0"/>
      <w:marTop w:val="0"/>
      <w:marBottom w:val="0"/>
      <w:divBdr>
        <w:top w:val="none" w:sz="0" w:space="0" w:color="auto"/>
        <w:left w:val="none" w:sz="0" w:space="0" w:color="auto"/>
        <w:bottom w:val="none" w:sz="0" w:space="0" w:color="auto"/>
        <w:right w:val="none" w:sz="0" w:space="0" w:color="auto"/>
      </w:divBdr>
    </w:div>
    <w:div w:id="781804322">
      <w:bodyDiv w:val="1"/>
      <w:marLeft w:val="0"/>
      <w:marRight w:val="0"/>
      <w:marTop w:val="0"/>
      <w:marBottom w:val="0"/>
      <w:divBdr>
        <w:top w:val="none" w:sz="0" w:space="0" w:color="auto"/>
        <w:left w:val="none" w:sz="0" w:space="0" w:color="auto"/>
        <w:bottom w:val="none" w:sz="0" w:space="0" w:color="auto"/>
        <w:right w:val="none" w:sz="0" w:space="0" w:color="auto"/>
      </w:divBdr>
    </w:div>
    <w:div w:id="806748558">
      <w:bodyDiv w:val="1"/>
      <w:marLeft w:val="0"/>
      <w:marRight w:val="0"/>
      <w:marTop w:val="0"/>
      <w:marBottom w:val="0"/>
      <w:divBdr>
        <w:top w:val="none" w:sz="0" w:space="0" w:color="auto"/>
        <w:left w:val="none" w:sz="0" w:space="0" w:color="auto"/>
        <w:bottom w:val="none" w:sz="0" w:space="0" w:color="auto"/>
        <w:right w:val="none" w:sz="0" w:space="0" w:color="auto"/>
      </w:divBdr>
    </w:div>
    <w:div w:id="887187924">
      <w:bodyDiv w:val="1"/>
      <w:marLeft w:val="0"/>
      <w:marRight w:val="0"/>
      <w:marTop w:val="0"/>
      <w:marBottom w:val="0"/>
      <w:divBdr>
        <w:top w:val="none" w:sz="0" w:space="0" w:color="auto"/>
        <w:left w:val="none" w:sz="0" w:space="0" w:color="auto"/>
        <w:bottom w:val="none" w:sz="0" w:space="0" w:color="auto"/>
        <w:right w:val="none" w:sz="0" w:space="0" w:color="auto"/>
      </w:divBdr>
    </w:div>
    <w:div w:id="1178696061">
      <w:bodyDiv w:val="1"/>
      <w:marLeft w:val="0"/>
      <w:marRight w:val="0"/>
      <w:marTop w:val="0"/>
      <w:marBottom w:val="0"/>
      <w:divBdr>
        <w:top w:val="none" w:sz="0" w:space="0" w:color="auto"/>
        <w:left w:val="none" w:sz="0" w:space="0" w:color="auto"/>
        <w:bottom w:val="none" w:sz="0" w:space="0" w:color="auto"/>
        <w:right w:val="none" w:sz="0" w:space="0" w:color="auto"/>
      </w:divBdr>
    </w:div>
    <w:div w:id="1425347226">
      <w:bodyDiv w:val="1"/>
      <w:marLeft w:val="0"/>
      <w:marRight w:val="0"/>
      <w:marTop w:val="0"/>
      <w:marBottom w:val="0"/>
      <w:divBdr>
        <w:top w:val="none" w:sz="0" w:space="0" w:color="auto"/>
        <w:left w:val="none" w:sz="0" w:space="0" w:color="auto"/>
        <w:bottom w:val="none" w:sz="0" w:space="0" w:color="auto"/>
        <w:right w:val="none" w:sz="0" w:space="0" w:color="auto"/>
      </w:divBdr>
    </w:div>
    <w:div w:id="1452243756">
      <w:bodyDiv w:val="1"/>
      <w:marLeft w:val="0"/>
      <w:marRight w:val="0"/>
      <w:marTop w:val="0"/>
      <w:marBottom w:val="0"/>
      <w:divBdr>
        <w:top w:val="none" w:sz="0" w:space="0" w:color="auto"/>
        <w:left w:val="none" w:sz="0" w:space="0" w:color="auto"/>
        <w:bottom w:val="none" w:sz="0" w:space="0" w:color="auto"/>
        <w:right w:val="none" w:sz="0" w:space="0" w:color="auto"/>
      </w:divBdr>
    </w:div>
    <w:div w:id="1620139342">
      <w:bodyDiv w:val="1"/>
      <w:marLeft w:val="0"/>
      <w:marRight w:val="0"/>
      <w:marTop w:val="0"/>
      <w:marBottom w:val="0"/>
      <w:divBdr>
        <w:top w:val="none" w:sz="0" w:space="0" w:color="auto"/>
        <w:left w:val="none" w:sz="0" w:space="0" w:color="auto"/>
        <w:bottom w:val="none" w:sz="0" w:space="0" w:color="auto"/>
        <w:right w:val="none" w:sz="0" w:space="0" w:color="auto"/>
      </w:divBdr>
    </w:div>
    <w:div w:id="1790470097">
      <w:bodyDiv w:val="1"/>
      <w:marLeft w:val="0"/>
      <w:marRight w:val="0"/>
      <w:marTop w:val="0"/>
      <w:marBottom w:val="0"/>
      <w:divBdr>
        <w:top w:val="none" w:sz="0" w:space="0" w:color="auto"/>
        <w:left w:val="none" w:sz="0" w:space="0" w:color="auto"/>
        <w:bottom w:val="none" w:sz="0" w:space="0" w:color="auto"/>
        <w:right w:val="none" w:sz="0" w:space="0" w:color="auto"/>
      </w:divBdr>
      <w:divsChild>
        <w:div w:id="156305331">
          <w:marLeft w:val="0"/>
          <w:marRight w:val="0"/>
          <w:marTop w:val="0"/>
          <w:marBottom w:val="0"/>
          <w:divBdr>
            <w:top w:val="none" w:sz="0" w:space="0" w:color="auto"/>
            <w:left w:val="none" w:sz="0" w:space="0" w:color="auto"/>
            <w:bottom w:val="none" w:sz="0" w:space="0" w:color="auto"/>
            <w:right w:val="none" w:sz="0" w:space="0" w:color="auto"/>
          </w:divBdr>
          <w:divsChild>
            <w:div w:id="53554789">
              <w:marLeft w:val="0"/>
              <w:marRight w:val="0"/>
              <w:marTop w:val="0"/>
              <w:marBottom w:val="0"/>
              <w:divBdr>
                <w:top w:val="none" w:sz="0" w:space="0" w:color="auto"/>
                <w:left w:val="none" w:sz="0" w:space="0" w:color="auto"/>
                <w:bottom w:val="none" w:sz="0" w:space="0" w:color="auto"/>
                <w:right w:val="none" w:sz="0" w:space="0" w:color="auto"/>
              </w:divBdr>
            </w:div>
            <w:div w:id="66080025">
              <w:marLeft w:val="0"/>
              <w:marRight w:val="0"/>
              <w:marTop w:val="0"/>
              <w:marBottom w:val="0"/>
              <w:divBdr>
                <w:top w:val="none" w:sz="0" w:space="0" w:color="auto"/>
                <w:left w:val="none" w:sz="0" w:space="0" w:color="auto"/>
                <w:bottom w:val="none" w:sz="0" w:space="0" w:color="auto"/>
                <w:right w:val="none" w:sz="0" w:space="0" w:color="auto"/>
              </w:divBdr>
            </w:div>
            <w:div w:id="182866426">
              <w:marLeft w:val="0"/>
              <w:marRight w:val="0"/>
              <w:marTop w:val="0"/>
              <w:marBottom w:val="0"/>
              <w:divBdr>
                <w:top w:val="none" w:sz="0" w:space="0" w:color="auto"/>
                <w:left w:val="none" w:sz="0" w:space="0" w:color="auto"/>
                <w:bottom w:val="none" w:sz="0" w:space="0" w:color="auto"/>
                <w:right w:val="none" w:sz="0" w:space="0" w:color="auto"/>
              </w:divBdr>
            </w:div>
            <w:div w:id="192351832">
              <w:marLeft w:val="0"/>
              <w:marRight w:val="0"/>
              <w:marTop w:val="0"/>
              <w:marBottom w:val="0"/>
              <w:divBdr>
                <w:top w:val="none" w:sz="0" w:space="0" w:color="auto"/>
                <w:left w:val="none" w:sz="0" w:space="0" w:color="auto"/>
                <w:bottom w:val="none" w:sz="0" w:space="0" w:color="auto"/>
                <w:right w:val="none" w:sz="0" w:space="0" w:color="auto"/>
              </w:divBdr>
            </w:div>
            <w:div w:id="335619915">
              <w:marLeft w:val="0"/>
              <w:marRight w:val="0"/>
              <w:marTop w:val="0"/>
              <w:marBottom w:val="0"/>
              <w:divBdr>
                <w:top w:val="none" w:sz="0" w:space="0" w:color="auto"/>
                <w:left w:val="none" w:sz="0" w:space="0" w:color="auto"/>
                <w:bottom w:val="none" w:sz="0" w:space="0" w:color="auto"/>
                <w:right w:val="none" w:sz="0" w:space="0" w:color="auto"/>
              </w:divBdr>
            </w:div>
            <w:div w:id="406074515">
              <w:marLeft w:val="0"/>
              <w:marRight w:val="0"/>
              <w:marTop w:val="0"/>
              <w:marBottom w:val="0"/>
              <w:divBdr>
                <w:top w:val="none" w:sz="0" w:space="0" w:color="auto"/>
                <w:left w:val="none" w:sz="0" w:space="0" w:color="auto"/>
                <w:bottom w:val="none" w:sz="0" w:space="0" w:color="auto"/>
                <w:right w:val="none" w:sz="0" w:space="0" w:color="auto"/>
              </w:divBdr>
            </w:div>
            <w:div w:id="421876411">
              <w:marLeft w:val="0"/>
              <w:marRight w:val="0"/>
              <w:marTop w:val="0"/>
              <w:marBottom w:val="0"/>
              <w:divBdr>
                <w:top w:val="none" w:sz="0" w:space="0" w:color="auto"/>
                <w:left w:val="none" w:sz="0" w:space="0" w:color="auto"/>
                <w:bottom w:val="none" w:sz="0" w:space="0" w:color="auto"/>
                <w:right w:val="none" w:sz="0" w:space="0" w:color="auto"/>
              </w:divBdr>
            </w:div>
            <w:div w:id="476655206">
              <w:marLeft w:val="0"/>
              <w:marRight w:val="0"/>
              <w:marTop w:val="0"/>
              <w:marBottom w:val="0"/>
              <w:divBdr>
                <w:top w:val="none" w:sz="0" w:space="0" w:color="auto"/>
                <w:left w:val="none" w:sz="0" w:space="0" w:color="auto"/>
                <w:bottom w:val="none" w:sz="0" w:space="0" w:color="auto"/>
                <w:right w:val="none" w:sz="0" w:space="0" w:color="auto"/>
              </w:divBdr>
            </w:div>
            <w:div w:id="591207487">
              <w:marLeft w:val="0"/>
              <w:marRight w:val="0"/>
              <w:marTop w:val="0"/>
              <w:marBottom w:val="0"/>
              <w:divBdr>
                <w:top w:val="none" w:sz="0" w:space="0" w:color="auto"/>
                <w:left w:val="none" w:sz="0" w:space="0" w:color="auto"/>
                <w:bottom w:val="none" w:sz="0" w:space="0" w:color="auto"/>
                <w:right w:val="none" w:sz="0" w:space="0" w:color="auto"/>
              </w:divBdr>
            </w:div>
            <w:div w:id="644240730">
              <w:marLeft w:val="0"/>
              <w:marRight w:val="0"/>
              <w:marTop w:val="0"/>
              <w:marBottom w:val="0"/>
              <w:divBdr>
                <w:top w:val="none" w:sz="0" w:space="0" w:color="auto"/>
                <w:left w:val="none" w:sz="0" w:space="0" w:color="auto"/>
                <w:bottom w:val="none" w:sz="0" w:space="0" w:color="auto"/>
                <w:right w:val="none" w:sz="0" w:space="0" w:color="auto"/>
              </w:divBdr>
            </w:div>
            <w:div w:id="878974818">
              <w:marLeft w:val="0"/>
              <w:marRight w:val="0"/>
              <w:marTop w:val="0"/>
              <w:marBottom w:val="0"/>
              <w:divBdr>
                <w:top w:val="none" w:sz="0" w:space="0" w:color="auto"/>
                <w:left w:val="none" w:sz="0" w:space="0" w:color="auto"/>
                <w:bottom w:val="none" w:sz="0" w:space="0" w:color="auto"/>
                <w:right w:val="none" w:sz="0" w:space="0" w:color="auto"/>
              </w:divBdr>
            </w:div>
            <w:div w:id="991907895">
              <w:marLeft w:val="0"/>
              <w:marRight w:val="0"/>
              <w:marTop w:val="0"/>
              <w:marBottom w:val="0"/>
              <w:divBdr>
                <w:top w:val="none" w:sz="0" w:space="0" w:color="auto"/>
                <w:left w:val="none" w:sz="0" w:space="0" w:color="auto"/>
                <w:bottom w:val="none" w:sz="0" w:space="0" w:color="auto"/>
                <w:right w:val="none" w:sz="0" w:space="0" w:color="auto"/>
              </w:divBdr>
            </w:div>
            <w:div w:id="1061637534">
              <w:marLeft w:val="0"/>
              <w:marRight w:val="0"/>
              <w:marTop w:val="0"/>
              <w:marBottom w:val="0"/>
              <w:divBdr>
                <w:top w:val="none" w:sz="0" w:space="0" w:color="auto"/>
                <w:left w:val="none" w:sz="0" w:space="0" w:color="auto"/>
                <w:bottom w:val="none" w:sz="0" w:space="0" w:color="auto"/>
                <w:right w:val="none" w:sz="0" w:space="0" w:color="auto"/>
              </w:divBdr>
            </w:div>
            <w:div w:id="1137989311">
              <w:marLeft w:val="0"/>
              <w:marRight w:val="0"/>
              <w:marTop w:val="0"/>
              <w:marBottom w:val="0"/>
              <w:divBdr>
                <w:top w:val="none" w:sz="0" w:space="0" w:color="auto"/>
                <w:left w:val="none" w:sz="0" w:space="0" w:color="auto"/>
                <w:bottom w:val="none" w:sz="0" w:space="0" w:color="auto"/>
                <w:right w:val="none" w:sz="0" w:space="0" w:color="auto"/>
              </w:divBdr>
            </w:div>
            <w:div w:id="1164397305">
              <w:marLeft w:val="0"/>
              <w:marRight w:val="0"/>
              <w:marTop w:val="0"/>
              <w:marBottom w:val="0"/>
              <w:divBdr>
                <w:top w:val="none" w:sz="0" w:space="0" w:color="auto"/>
                <w:left w:val="none" w:sz="0" w:space="0" w:color="auto"/>
                <w:bottom w:val="none" w:sz="0" w:space="0" w:color="auto"/>
                <w:right w:val="none" w:sz="0" w:space="0" w:color="auto"/>
              </w:divBdr>
            </w:div>
            <w:div w:id="1168711355">
              <w:marLeft w:val="0"/>
              <w:marRight w:val="0"/>
              <w:marTop w:val="0"/>
              <w:marBottom w:val="0"/>
              <w:divBdr>
                <w:top w:val="none" w:sz="0" w:space="0" w:color="auto"/>
                <w:left w:val="none" w:sz="0" w:space="0" w:color="auto"/>
                <w:bottom w:val="none" w:sz="0" w:space="0" w:color="auto"/>
                <w:right w:val="none" w:sz="0" w:space="0" w:color="auto"/>
              </w:divBdr>
            </w:div>
            <w:div w:id="1182740932">
              <w:marLeft w:val="0"/>
              <w:marRight w:val="0"/>
              <w:marTop w:val="0"/>
              <w:marBottom w:val="0"/>
              <w:divBdr>
                <w:top w:val="none" w:sz="0" w:space="0" w:color="auto"/>
                <w:left w:val="none" w:sz="0" w:space="0" w:color="auto"/>
                <w:bottom w:val="none" w:sz="0" w:space="0" w:color="auto"/>
                <w:right w:val="none" w:sz="0" w:space="0" w:color="auto"/>
              </w:divBdr>
            </w:div>
            <w:div w:id="1224370443">
              <w:marLeft w:val="0"/>
              <w:marRight w:val="0"/>
              <w:marTop w:val="0"/>
              <w:marBottom w:val="0"/>
              <w:divBdr>
                <w:top w:val="none" w:sz="0" w:space="0" w:color="auto"/>
                <w:left w:val="none" w:sz="0" w:space="0" w:color="auto"/>
                <w:bottom w:val="none" w:sz="0" w:space="0" w:color="auto"/>
                <w:right w:val="none" w:sz="0" w:space="0" w:color="auto"/>
              </w:divBdr>
            </w:div>
            <w:div w:id="1229926768">
              <w:marLeft w:val="0"/>
              <w:marRight w:val="0"/>
              <w:marTop w:val="0"/>
              <w:marBottom w:val="0"/>
              <w:divBdr>
                <w:top w:val="none" w:sz="0" w:space="0" w:color="auto"/>
                <w:left w:val="none" w:sz="0" w:space="0" w:color="auto"/>
                <w:bottom w:val="none" w:sz="0" w:space="0" w:color="auto"/>
                <w:right w:val="none" w:sz="0" w:space="0" w:color="auto"/>
              </w:divBdr>
            </w:div>
            <w:div w:id="1399284945">
              <w:marLeft w:val="0"/>
              <w:marRight w:val="0"/>
              <w:marTop w:val="0"/>
              <w:marBottom w:val="0"/>
              <w:divBdr>
                <w:top w:val="none" w:sz="0" w:space="0" w:color="auto"/>
                <w:left w:val="none" w:sz="0" w:space="0" w:color="auto"/>
                <w:bottom w:val="none" w:sz="0" w:space="0" w:color="auto"/>
                <w:right w:val="none" w:sz="0" w:space="0" w:color="auto"/>
              </w:divBdr>
            </w:div>
            <w:div w:id="1418669708">
              <w:marLeft w:val="0"/>
              <w:marRight w:val="0"/>
              <w:marTop w:val="0"/>
              <w:marBottom w:val="0"/>
              <w:divBdr>
                <w:top w:val="none" w:sz="0" w:space="0" w:color="auto"/>
                <w:left w:val="none" w:sz="0" w:space="0" w:color="auto"/>
                <w:bottom w:val="none" w:sz="0" w:space="0" w:color="auto"/>
                <w:right w:val="none" w:sz="0" w:space="0" w:color="auto"/>
              </w:divBdr>
            </w:div>
            <w:div w:id="1456564798">
              <w:marLeft w:val="0"/>
              <w:marRight w:val="0"/>
              <w:marTop w:val="0"/>
              <w:marBottom w:val="0"/>
              <w:divBdr>
                <w:top w:val="none" w:sz="0" w:space="0" w:color="auto"/>
                <w:left w:val="none" w:sz="0" w:space="0" w:color="auto"/>
                <w:bottom w:val="none" w:sz="0" w:space="0" w:color="auto"/>
                <w:right w:val="none" w:sz="0" w:space="0" w:color="auto"/>
              </w:divBdr>
            </w:div>
            <w:div w:id="1465613878">
              <w:marLeft w:val="0"/>
              <w:marRight w:val="0"/>
              <w:marTop w:val="0"/>
              <w:marBottom w:val="0"/>
              <w:divBdr>
                <w:top w:val="none" w:sz="0" w:space="0" w:color="auto"/>
                <w:left w:val="none" w:sz="0" w:space="0" w:color="auto"/>
                <w:bottom w:val="none" w:sz="0" w:space="0" w:color="auto"/>
                <w:right w:val="none" w:sz="0" w:space="0" w:color="auto"/>
              </w:divBdr>
            </w:div>
            <w:div w:id="1495338836">
              <w:marLeft w:val="0"/>
              <w:marRight w:val="0"/>
              <w:marTop w:val="0"/>
              <w:marBottom w:val="0"/>
              <w:divBdr>
                <w:top w:val="none" w:sz="0" w:space="0" w:color="auto"/>
                <w:left w:val="none" w:sz="0" w:space="0" w:color="auto"/>
                <w:bottom w:val="none" w:sz="0" w:space="0" w:color="auto"/>
                <w:right w:val="none" w:sz="0" w:space="0" w:color="auto"/>
              </w:divBdr>
            </w:div>
            <w:div w:id="1497459328">
              <w:marLeft w:val="0"/>
              <w:marRight w:val="0"/>
              <w:marTop w:val="0"/>
              <w:marBottom w:val="0"/>
              <w:divBdr>
                <w:top w:val="none" w:sz="0" w:space="0" w:color="auto"/>
                <w:left w:val="none" w:sz="0" w:space="0" w:color="auto"/>
                <w:bottom w:val="none" w:sz="0" w:space="0" w:color="auto"/>
                <w:right w:val="none" w:sz="0" w:space="0" w:color="auto"/>
              </w:divBdr>
            </w:div>
            <w:div w:id="1546332869">
              <w:marLeft w:val="0"/>
              <w:marRight w:val="0"/>
              <w:marTop w:val="0"/>
              <w:marBottom w:val="0"/>
              <w:divBdr>
                <w:top w:val="none" w:sz="0" w:space="0" w:color="auto"/>
                <w:left w:val="none" w:sz="0" w:space="0" w:color="auto"/>
                <w:bottom w:val="none" w:sz="0" w:space="0" w:color="auto"/>
                <w:right w:val="none" w:sz="0" w:space="0" w:color="auto"/>
              </w:divBdr>
            </w:div>
            <w:div w:id="1553468836">
              <w:marLeft w:val="0"/>
              <w:marRight w:val="0"/>
              <w:marTop w:val="0"/>
              <w:marBottom w:val="0"/>
              <w:divBdr>
                <w:top w:val="none" w:sz="0" w:space="0" w:color="auto"/>
                <w:left w:val="none" w:sz="0" w:space="0" w:color="auto"/>
                <w:bottom w:val="none" w:sz="0" w:space="0" w:color="auto"/>
                <w:right w:val="none" w:sz="0" w:space="0" w:color="auto"/>
              </w:divBdr>
            </w:div>
            <w:div w:id="1558278403">
              <w:marLeft w:val="0"/>
              <w:marRight w:val="0"/>
              <w:marTop w:val="0"/>
              <w:marBottom w:val="0"/>
              <w:divBdr>
                <w:top w:val="none" w:sz="0" w:space="0" w:color="auto"/>
                <w:left w:val="none" w:sz="0" w:space="0" w:color="auto"/>
                <w:bottom w:val="none" w:sz="0" w:space="0" w:color="auto"/>
                <w:right w:val="none" w:sz="0" w:space="0" w:color="auto"/>
              </w:divBdr>
            </w:div>
            <w:div w:id="1604454807">
              <w:marLeft w:val="0"/>
              <w:marRight w:val="0"/>
              <w:marTop w:val="0"/>
              <w:marBottom w:val="0"/>
              <w:divBdr>
                <w:top w:val="none" w:sz="0" w:space="0" w:color="auto"/>
                <w:left w:val="none" w:sz="0" w:space="0" w:color="auto"/>
                <w:bottom w:val="none" w:sz="0" w:space="0" w:color="auto"/>
                <w:right w:val="none" w:sz="0" w:space="0" w:color="auto"/>
              </w:divBdr>
            </w:div>
            <w:div w:id="1621108455">
              <w:marLeft w:val="0"/>
              <w:marRight w:val="0"/>
              <w:marTop w:val="0"/>
              <w:marBottom w:val="0"/>
              <w:divBdr>
                <w:top w:val="none" w:sz="0" w:space="0" w:color="auto"/>
                <w:left w:val="none" w:sz="0" w:space="0" w:color="auto"/>
                <w:bottom w:val="none" w:sz="0" w:space="0" w:color="auto"/>
                <w:right w:val="none" w:sz="0" w:space="0" w:color="auto"/>
              </w:divBdr>
            </w:div>
            <w:div w:id="1625849747">
              <w:marLeft w:val="0"/>
              <w:marRight w:val="0"/>
              <w:marTop w:val="0"/>
              <w:marBottom w:val="0"/>
              <w:divBdr>
                <w:top w:val="none" w:sz="0" w:space="0" w:color="auto"/>
                <w:left w:val="none" w:sz="0" w:space="0" w:color="auto"/>
                <w:bottom w:val="none" w:sz="0" w:space="0" w:color="auto"/>
                <w:right w:val="none" w:sz="0" w:space="0" w:color="auto"/>
              </w:divBdr>
            </w:div>
            <w:div w:id="1653946895">
              <w:marLeft w:val="0"/>
              <w:marRight w:val="0"/>
              <w:marTop w:val="0"/>
              <w:marBottom w:val="0"/>
              <w:divBdr>
                <w:top w:val="none" w:sz="0" w:space="0" w:color="auto"/>
                <w:left w:val="none" w:sz="0" w:space="0" w:color="auto"/>
                <w:bottom w:val="none" w:sz="0" w:space="0" w:color="auto"/>
                <w:right w:val="none" w:sz="0" w:space="0" w:color="auto"/>
              </w:divBdr>
            </w:div>
            <w:div w:id="1890145917">
              <w:marLeft w:val="0"/>
              <w:marRight w:val="0"/>
              <w:marTop w:val="0"/>
              <w:marBottom w:val="0"/>
              <w:divBdr>
                <w:top w:val="none" w:sz="0" w:space="0" w:color="auto"/>
                <w:left w:val="none" w:sz="0" w:space="0" w:color="auto"/>
                <w:bottom w:val="none" w:sz="0" w:space="0" w:color="auto"/>
                <w:right w:val="none" w:sz="0" w:space="0" w:color="auto"/>
              </w:divBdr>
            </w:div>
            <w:div w:id="1898513050">
              <w:marLeft w:val="0"/>
              <w:marRight w:val="0"/>
              <w:marTop w:val="0"/>
              <w:marBottom w:val="0"/>
              <w:divBdr>
                <w:top w:val="none" w:sz="0" w:space="0" w:color="auto"/>
                <w:left w:val="none" w:sz="0" w:space="0" w:color="auto"/>
                <w:bottom w:val="none" w:sz="0" w:space="0" w:color="auto"/>
                <w:right w:val="none" w:sz="0" w:space="0" w:color="auto"/>
              </w:divBdr>
            </w:div>
            <w:div w:id="1922711599">
              <w:marLeft w:val="0"/>
              <w:marRight w:val="0"/>
              <w:marTop w:val="0"/>
              <w:marBottom w:val="0"/>
              <w:divBdr>
                <w:top w:val="none" w:sz="0" w:space="0" w:color="auto"/>
                <w:left w:val="none" w:sz="0" w:space="0" w:color="auto"/>
                <w:bottom w:val="none" w:sz="0" w:space="0" w:color="auto"/>
                <w:right w:val="none" w:sz="0" w:space="0" w:color="auto"/>
              </w:divBdr>
            </w:div>
            <w:div w:id="1962177573">
              <w:marLeft w:val="0"/>
              <w:marRight w:val="0"/>
              <w:marTop w:val="0"/>
              <w:marBottom w:val="0"/>
              <w:divBdr>
                <w:top w:val="none" w:sz="0" w:space="0" w:color="auto"/>
                <w:left w:val="none" w:sz="0" w:space="0" w:color="auto"/>
                <w:bottom w:val="none" w:sz="0" w:space="0" w:color="auto"/>
                <w:right w:val="none" w:sz="0" w:space="0" w:color="auto"/>
              </w:divBdr>
            </w:div>
            <w:div w:id="1986347917">
              <w:marLeft w:val="0"/>
              <w:marRight w:val="0"/>
              <w:marTop w:val="0"/>
              <w:marBottom w:val="0"/>
              <w:divBdr>
                <w:top w:val="none" w:sz="0" w:space="0" w:color="auto"/>
                <w:left w:val="none" w:sz="0" w:space="0" w:color="auto"/>
                <w:bottom w:val="none" w:sz="0" w:space="0" w:color="auto"/>
                <w:right w:val="none" w:sz="0" w:space="0" w:color="auto"/>
              </w:divBdr>
            </w:div>
            <w:div w:id="1992589219">
              <w:marLeft w:val="0"/>
              <w:marRight w:val="0"/>
              <w:marTop w:val="0"/>
              <w:marBottom w:val="0"/>
              <w:divBdr>
                <w:top w:val="none" w:sz="0" w:space="0" w:color="auto"/>
                <w:left w:val="none" w:sz="0" w:space="0" w:color="auto"/>
                <w:bottom w:val="none" w:sz="0" w:space="0" w:color="auto"/>
                <w:right w:val="none" w:sz="0" w:space="0" w:color="auto"/>
              </w:divBdr>
            </w:div>
            <w:div w:id="1999260558">
              <w:marLeft w:val="0"/>
              <w:marRight w:val="0"/>
              <w:marTop w:val="0"/>
              <w:marBottom w:val="0"/>
              <w:divBdr>
                <w:top w:val="none" w:sz="0" w:space="0" w:color="auto"/>
                <w:left w:val="none" w:sz="0" w:space="0" w:color="auto"/>
                <w:bottom w:val="none" w:sz="0" w:space="0" w:color="auto"/>
                <w:right w:val="none" w:sz="0" w:space="0" w:color="auto"/>
              </w:divBdr>
            </w:div>
            <w:div w:id="2009552216">
              <w:marLeft w:val="0"/>
              <w:marRight w:val="0"/>
              <w:marTop w:val="0"/>
              <w:marBottom w:val="0"/>
              <w:divBdr>
                <w:top w:val="none" w:sz="0" w:space="0" w:color="auto"/>
                <w:left w:val="none" w:sz="0" w:space="0" w:color="auto"/>
                <w:bottom w:val="none" w:sz="0" w:space="0" w:color="auto"/>
                <w:right w:val="none" w:sz="0" w:space="0" w:color="auto"/>
              </w:divBdr>
            </w:div>
            <w:div w:id="2017345517">
              <w:marLeft w:val="0"/>
              <w:marRight w:val="0"/>
              <w:marTop w:val="0"/>
              <w:marBottom w:val="0"/>
              <w:divBdr>
                <w:top w:val="none" w:sz="0" w:space="0" w:color="auto"/>
                <w:left w:val="none" w:sz="0" w:space="0" w:color="auto"/>
                <w:bottom w:val="none" w:sz="0" w:space="0" w:color="auto"/>
                <w:right w:val="none" w:sz="0" w:space="0" w:color="auto"/>
              </w:divBdr>
            </w:div>
            <w:div w:id="204277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00984">
      <w:bodyDiv w:val="1"/>
      <w:marLeft w:val="0"/>
      <w:marRight w:val="0"/>
      <w:marTop w:val="0"/>
      <w:marBottom w:val="0"/>
      <w:divBdr>
        <w:top w:val="none" w:sz="0" w:space="0" w:color="auto"/>
        <w:left w:val="none" w:sz="0" w:space="0" w:color="auto"/>
        <w:bottom w:val="none" w:sz="0" w:space="0" w:color="auto"/>
        <w:right w:val="none" w:sz="0" w:space="0" w:color="auto"/>
      </w:divBdr>
    </w:div>
    <w:div w:id="1993867295">
      <w:bodyDiv w:val="1"/>
      <w:marLeft w:val="0"/>
      <w:marRight w:val="0"/>
      <w:marTop w:val="0"/>
      <w:marBottom w:val="0"/>
      <w:divBdr>
        <w:top w:val="none" w:sz="0" w:space="0" w:color="auto"/>
        <w:left w:val="none" w:sz="0" w:space="0" w:color="auto"/>
        <w:bottom w:val="none" w:sz="0" w:space="0" w:color="auto"/>
        <w:right w:val="none" w:sz="0" w:space="0" w:color="auto"/>
      </w:divBdr>
    </w:div>
    <w:div w:id="2082288428">
      <w:bodyDiv w:val="1"/>
      <w:marLeft w:val="0"/>
      <w:marRight w:val="0"/>
      <w:marTop w:val="0"/>
      <w:marBottom w:val="0"/>
      <w:divBdr>
        <w:top w:val="none" w:sz="0" w:space="0" w:color="auto"/>
        <w:left w:val="none" w:sz="0" w:space="0" w:color="auto"/>
        <w:bottom w:val="none" w:sz="0" w:space="0" w:color="auto"/>
        <w:right w:val="none" w:sz="0" w:space="0" w:color="auto"/>
      </w:divBdr>
    </w:div>
    <w:div w:id="2122646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microsoft.com/office/2016/09/relationships/commentsIds" Target="commentsIds.xml"/><Relationship Id="rId68" Type="http://schemas.openxmlformats.org/officeDocument/2006/relationships/hyperlink" Target="https://pl.wikipedia.org/wiki/Plain_Old_CLR_Object" TargetMode="External"/><Relationship Id="rId16" Type="http://schemas.openxmlformats.org/officeDocument/2006/relationships/image" Target="media/image8.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ngrx.io/docs" TargetMode="External"/><Relationship Id="rId74" Type="http://schemas.openxmlformats.org/officeDocument/2006/relationships/hyperlink" Target="https://pl.wikipedia.org/wiki/Protok%C3%B3%C5%82_sterowania_transmisj%C4%85" TargetMode="External"/><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comments" Target="comment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en.wikipedia.org/wiki/Microsoft_SQL_Server" TargetMode="External"/><Relationship Id="rId69" Type="http://schemas.openxmlformats.org/officeDocument/2006/relationships/hyperlink" Target="https://docs.microsoft.com/pl-pl/aspnet/web-api/overview/getting-started-with-aspnet-web-api/tutorial-your-first-web-api%23adding-a-controller"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github.com/jbogard/MediatR"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owasp.org/images/7/72/OWASP_Top_10-2017_%28en%29.pdf.pdf"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microsoft.com/office/2011/relationships/commentsExtended" Target="commentsExtended.xml"/><Relationship Id="rId70" Type="http://schemas.openxmlformats.org/officeDocument/2006/relationships/hyperlink" Target="https://en.wikipedia.org/wiki/Entity_Framework" TargetMode="External"/><Relationship Id="rId75" Type="http://schemas.openxmlformats.org/officeDocument/2006/relationships/hyperlink" Target="https://webassembly.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ngrx.io/guide/store"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pl.wikipedia.org/wiki/JSON" TargetMode="External"/><Relationship Id="rId73" Type="http://schemas.openxmlformats.org/officeDocument/2006/relationships/hyperlink" Target="https://github.com/BcryptNet/bcrypt.net"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docs.microsoft.com/pl-pl/aspnet/core/blazor/?view=aspnetcore-3.1" TargetMode="External"/><Relationship Id="rId7" Type="http://schemas.openxmlformats.org/officeDocument/2006/relationships/endnotes" Target="endnotes.xml"/><Relationship Id="rId71" Type="http://schemas.openxmlformats.org/officeDocument/2006/relationships/hyperlink" Target="https://en.wikipedia.org/wiki/NHibernate" TargetMode="External"/><Relationship Id="rId2" Type="http://schemas.openxmlformats.org/officeDocument/2006/relationships/numbering" Target="numbering.xml"/><Relationship Id="rId29"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jquery.com/" TargetMode="External"/><Relationship Id="rId18" Type="http://schemas.openxmlformats.org/officeDocument/2006/relationships/hyperlink" Target="https://en.wikipedia.org/wiki/Model%E2%80%93view%E2%80%93controller" TargetMode="External"/><Relationship Id="rId26" Type="http://schemas.openxmlformats.org/officeDocument/2006/relationships/hyperlink" Target="https://en.wikipedia.org/wiki/TypeScript" TargetMode="External"/><Relationship Id="rId39" Type="http://schemas.openxmlformats.org/officeDocument/2006/relationships/hyperlink" Target="https://pl.wikipedia.org/wiki/JSON" TargetMode="External"/><Relationship Id="rId21" Type="http://schemas.openxmlformats.org/officeDocument/2006/relationships/hyperlink" Target="https://martinfowler.com/eaaDev/ModelViewPresenter.html" TargetMode="External"/><Relationship Id="rId34" Type="http://schemas.openxmlformats.org/officeDocument/2006/relationships/hyperlink" Target="https://en.wikipedia.org/wiki/Microsoft_SQL_Server" TargetMode="External"/><Relationship Id="rId42" Type="http://schemas.openxmlformats.org/officeDocument/2006/relationships/hyperlink" Target="https://www.owasp.org/images/7/72/OWASP_Top_10-2017_%28en%29.pdf.pdf" TargetMode="External"/><Relationship Id="rId47" Type="http://schemas.openxmlformats.org/officeDocument/2006/relationships/hyperlink" Target="https://pl.wikipedia.org/wiki/Protok%C3%B3%C5%82_sterowania_transmisj%C4%85" TargetMode="External"/><Relationship Id="rId7" Type="http://schemas.openxmlformats.org/officeDocument/2006/relationships/hyperlink" Target="https://pl.wikipedia.org/wiki/Opera_Software" TargetMode="External"/><Relationship Id="rId2" Type="http://schemas.openxmlformats.org/officeDocument/2006/relationships/hyperlink" Target="https://www.devsaran.com/blog/history-web-application-development" TargetMode="External"/><Relationship Id="rId16" Type="http://schemas.openxmlformats.org/officeDocument/2006/relationships/hyperlink" Target="https://pl.wikipedia.org/wiki/Xerox_PARC" TargetMode="External"/><Relationship Id="rId29" Type="http://schemas.openxmlformats.org/officeDocument/2006/relationships/hyperlink" Target="https://spring.io/" TargetMode="External"/><Relationship Id="rId1" Type="http://schemas.openxmlformats.org/officeDocument/2006/relationships/hyperlink" Target="https://en.wikipedia.org/wiki/Web_application" TargetMode="External"/><Relationship Id="rId6" Type="http://schemas.openxmlformats.org/officeDocument/2006/relationships/hyperlink" Target="https://pl.wikipedia.org/wiki/Fundacja_Mozilla" TargetMode="External"/><Relationship Id="rId11" Type="http://schemas.openxmlformats.org/officeDocument/2006/relationships/hyperlink" Target="https://en.wikipedia.org/wiki/Progressive_web_application" TargetMode="External"/><Relationship Id="rId24" Type="http://schemas.openxmlformats.org/officeDocument/2006/relationships/hyperlink" Target="https://docs.microsoft.com/pl-pl/archive/blogs/johngossman/introduction-to-modelviewviewmodel-pattern-for-building-wpf-apps" TargetMode="External"/><Relationship Id="rId32" Type="http://schemas.openxmlformats.org/officeDocument/2006/relationships/hyperlink" Target="https://pl.wikipedia.org/wiki/MySQL" TargetMode="External"/><Relationship Id="rId37" Type="http://schemas.openxmlformats.org/officeDocument/2006/relationships/hyperlink" Target="https://docs.microsoft.com/en-us/previous-versions/sql/sql-server-2008-r2/aa337525(v=sql.105)" TargetMode="External"/><Relationship Id="rId40" Type="http://schemas.openxmlformats.org/officeDocument/2006/relationships/hyperlink" Target="https://www.elastic.co/guide/en/elasticsearch/reference/current/documents-indices.html" TargetMode="External"/><Relationship Id="rId45" Type="http://schemas.openxmlformats.org/officeDocument/2006/relationships/hyperlink" Target="https://github.com/jbogard/MediatR" TargetMode="External"/><Relationship Id="rId5" Type="http://schemas.openxmlformats.org/officeDocument/2006/relationships/hyperlink" Target="https://pl.wikipedia.org/wiki/AJAX" TargetMode="External"/><Relationship Id="rId15" Type="http://schemas.openxmlformats.org/officeDocument/2006/relationships/hyperlink" Target="https://en.wikipedia.org/wiki/Smalltalk" TargetMode="External"/><Relationship Id="rId23" Type="http://schemas.openxmlformats.org/officeDocument/2006/relationships/hyperlink" Target="https://pl.wikipedia.org/wiki/Microsoft_Silverlight" TargetMode="External"/><Relationship Id="rId28" Type="http://schemas.openxmlformats.org/officeDocument/2006/relationships/hyperlink" Target="https://angular.io/guide/architecture" TargetMode="External"/><Relationship Id="rId36" Type="http://schemas.openxmlformats.org/officeDocument/2006/relationships/hyperlink" Target="https://docs.microsoft.com/en-us/sql/relational-databases/pages-and-extents-architecture-guide?view=sql-server-ver15" TargetMode="External"/><Relationship Id="rId10" Type="http://schemas.openxmlformats.org/officeDocument/2006/relationships/hyperlink" Target="https://pl.wikipedia.org/wiki/HTML5" TargetMode="External"/><Relationship Id="rId19" Type="http://schemas.openxmlformats.org/officeDocument/2006/relationships/hyperlink" Target="https://pl.wikipedia.org/wiki/ASP.NET_MVC" TargetMode="External"/><Relationship Id="rId31" Type="http://schemas.openxmlformats.org/officeDocument/2006/relationships/hyperlink" Target="https://pl.wikipedia.org/wiki/Oracle_Database" TargetMode="External"/><Relationship Id="rId44" Type="http://schemas.openxmlformats.org/officeDocument/2006/relationships/hyperlink" Target="https://en.wikipedia.org/wiki/NHibernate" TargetMode="External"/><Relationship Id="rId4" Type="http://schemas.openxmlformats.org/officeDocument/2006/relationships/hyperlink" Target="https://en.wikipedia.org/wiki/Adobe_Flash" TargetMode="External"/><Relationship Id="rId9" Type="http://schemas.openxmlformats.org/officeDocument/2006/relationships/hyperlink" Target="https://pl.wikipedia.org/wiki/Web_Hypertext_Application_Technology_Working_Group" TargetMode="External"/><Relationship Id="rId14" Type="http://schemas.openxmlformats.org/officeDocument/2006/relationships/hyperlink" Target="https://en.wikipedia.org/wiki/Model%E2%80%93view%E2%80%93presenter" TargetMode="External"/><Relationship Id="rId22" Type="http://schemas.openxmlformats.org/officeDocument/2006/relationships/hyperlink" Target="https://docs.microsoft.com/pl-pl/visualstudio/designers/getting-started-with-wpf?view=vs-2019" TargetMode="External"/><Relationship Id="rId27" Type="http://schemas.openxmlformats.org/officeDocument/2006/relationships/hyperlink" Target="https://angular.io/guide/architecture-components" TargetMode="External"/><Relationship Id="rId30" Type="http://schemas.openxmlformats.org/officeDocument/2006/relationships/hyperlink" Target="https://pl.wikipedia.org/wiki/Node.js" TargetMode="External"/><Relationship Id="rId35" Type="http://schemas.openxmlformats.org/officeDocument/2006/relationships/hyperlink" Target="https://docs.microsoft.com/en-us/sql/relational-databases/databases/database-files-and-filegroups?view=sql-server-ver15" TargetMode="External"/><Relationship Id="rId43" Type="http://schemas.openxmlformats.org/officeDocument/2006/relationships/hyperlink" Target="https://pl.wikipedia.org/wiki/Plain_Old_CLR_Object" TargetMode="External"/><Relationship Id="rId8" Type="http://schemas.openxmlformats.org/officeDocument/2006/relationships/hyperlink" Target="https://pl.wikipedia.org/wiki/World_Wide_Web_Consortium" TargetMode="External"/><Relationship Id="rId3" Type="http://schemas.openxmlformats.org/officeDocument/2006/relationships/hyperlink" Target="https://pl.wikipedia.org/wiki/Macromedia" TargetMode="External"/><Relationship Id="rId12" Type="http://schemas.openxmlformats.org/officeDocument/2006/relationships/hyperlink" Target="https://en.wikipedia.org/wiki/Twitter" TargetMode="External"/><Relationship Id="rId17" Type="http://schemas.openxmlformats.org/officeDocument/2006/relationships/hyperlink" Target="https://pl.wikipedia.org/wiki/Journal_of_Object_Technology" TargetMode="External"/><Relationship Id="rId25" Type="http://schemas.openxmlformats.org/officeDocument/2006/relationships/hyperlink" Target="https://en.wikipedia.org/wiki/Model%E2%80%93view%E2%80%93viewmodel" TargetMode="External"/><Relationship Id="rId33" Type="http://schemas.openxmlformats.org/officeDocument/2006/relationships/hyperlink" Target="https://pl.wikipedia.org/wiki/PostgreSQL" TargetMode="External"/><Relationship Id="rId38" Type="http://schemas.openxmlformats.org/officeDocument/2006/relationships/hyperlink" Target="https://docs.microsoft.com/en-us/previous-versions/sql/sql-server-2008-r2/ms190623(v=sql.105)" TargetMode="External"/><Relationship Id="rId46" Type="http://schemas.openxmlformats.org/officeDocument/2006/relationships/hyperlink" Target="https://github.com/BcryptNet/bcrypt.net" TargetMode="External"/><Relationship Id="rId20" Type="http://schemas.openxmlformats.org/officeDocument/2006/relationships/hyperlink" Target="https://docs.spring.io/spring/docs/current/spring-framework-reference/web.html" TargetMode="External"/><Relationship Id="rId41" Type="http://schemas.openxmlformats.org/officeDocument/2006/relationships/hyperlink" Target="https://www.elastic.co/guide/en/elasticsearch/reference/current/query-dsl.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7B950-32BF-4239-AD94-CD89CA7A6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2560</TotalTime>
  <Pages>71</Pages>
  <Words>15979</Words>
  <Characters>95879</Characters>
  <Application>Microsoft Office Word</Application>
  <DocSecurity>0</DocSecurity>
  <Lines>798</Lines>
  <Paragraphs>223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111635</CharactersWithSpaces>
  <SharedDoc>false</SharedDoc>
  <HLinks>
    <vt:vector size="186" baseType="variant">
      <vt:variant>
        <vt:i4>2031625</vt:i4>
      </vt:variant>
      <vt:variant>
        <vt:i4>87</vt:i4>
      </vt:variant>
      <vt:variant>
        <vt:i4>0</vt:i4>
      </vt:variant>
      <vt:variant>
        <vt:i4>5</vt:i4>
      </vt:variant>
      <vt:variant>
        <vt:lpwstr>https://facebook.com/</vt:lpwstr>
      </vt:variant>
      <vt:variant>
        <vt:lpwstr/>
      </vt:variant>
      <vt:variant>
        <vt:i4>2031645</vt:i4>
      </vt:variant>
      <vt:variant>
        <vt:i4>81</vt:i4>
      </vt:variant>
      <vt:variant>
        <vt:i4>0</vt:i4>
      </vt:variant>
      <vt:variant>
        <vt:i4>5</vt:i4>
      </vt:variant>
      <vt:variant>
        <vt:lpwstr>https://ngrx.io/guide/store</vt:lpwstr>
      </vt:variant>
      <vt:variant>
        <vt:lpwstr>diagram</vt:lpwstr>
      </vt:variant>
      <vt:variant>
        <vt:i4>1245235</vt:i4>
      </vt:variant>
      <vt:variant>
        <vt:i4>68</vt:i4>
      </vt:variant>
      <vt:variant>
        <vt:i4>0</vt:i4>
      </vt:variant>
      <vt:variant>
        <vt:i4>5</vt:i4>
      </vt:variant>
      <vt:variant>
        <vt:lpwstr/>
      </vt:variant>
      <vt:variant>
        <vt:lpwstr>_Toc21472270</vt:lpwstr>
      </vt:variant>
      <vt:variant>
        <vt:i4>1703986</vt:i4>
      </vt:variant>
      <vt:variant>
        <vt:i4>62</vt:i4>
      </vt:variant>
      <vt:variant>
        <vt:i4>0</vt:i4>
      </vt:variant>
      <vt:variant>
        <vt:i4>5</vt:i4>
      </vt:variant>
      <vt:variant>
        <vt:lpwstr/>
      </vt:variant>
      <vt:variant>
        <vt:lpwstr>_Toc21472269</vt:lpwstr>
      </vt:variant>
      <vt:variant>
        <vt:i4>1769522</vt:i4>
      </vt:variant>
      <vt:variant>
        <vt:i4>56</vt:i4>
      </vt:variant>
      <vt:variant>
        <vt:i4>0</vt:i4>
      </vt:variant>
      <vt:variant>
        <vt:i4>5</vt:i4>
      </vt:variant>
      <vt:variant>
        <vt:lpwstr/>
      </vt:variant>
      <vt:variant>
        <vt:lpwstr>_Toc21472268</vt:lpwstr>
      </vt:variant>
      <vt:variant>
        <vt:i4>1310770</vt:i4>
      </vt:variant>
      <vt:variant>
        <vt:i4>50</vt:i4>
      </vt:variant>
      <vt:variant>
        <vt:i4>0</vt:i4>
      </vt:variant>
      <vt:variant>
        <vt:i4>5</vt:i4>
      </vt:variant>
      <vt:variant>
        <vt:lpwstr/>
      </vt:variant>
      <vt:variant>
        <vt:lpwstr>_Toc21472267</vt:lpwstr>
      </vt:variant>
      <vt:variant>
        <vt:i4>1376306</vt:i4>
      </vt:variant>
      <vt:variant>
        <vt:i4>44</vt:i4>
      </vt:variant>
      <vt:variant>
        <vt:i4>0</vt:i4>
      </vt:variant>
      <vt:variant>
        <vt:i4>5</vt:i4>
      </vt:variant>
      <vt:variant>
        <vt:lpwstr/>
      </vt:variant>
      <vt:variant>
        <vt:lpwstr>_Toc21472266</vt:lpwstr>
      </vt:variant>
      <vt:variant>
        <vt:i4>1441842</vt:i4>
      </vt:variant>
      <vt:variant>
        <vt:i4>38</vt:i4>
      </vt:variant>
      <vt:variant>
        <vt:i4>0</vt:i4>
      </vt:variant>
      <vt:variant>
        <vt:i4>5</vt:i4>
      </vt:variant>
      <vt:variant>
        <vt:lpwstr/>
      </vt:variant>
      <vt:variant>
        <vt:lpwstr>_Toc21472265</vt:lpwstr>
      </vt:variant>
      <vt:variant>
        <vt:i4>1507378</vt:i4>
      </vt:variant>
      <vt:variant>
        <vt:i4>32</vt:i4>
      </vt:variant>
      <vt:variant>
        <vt:i4>0</vt:i4>
      </vt:variant>
      <vt:variant>
        <vt:i4>5</vt:i4>
      </vt:variant>
      <vt:variant>
        <vt:lpwstr/>
      </vt:variant>
      <vt:variant>
        <vt:lpwstr>_Toc21472264</vt:lpwstr>
      </vt:variant>
      <vt:variant>
        <vt:i4>1048626</vt:i4>
      </vt:variant>
      <vt:variant>
        <vt:i4>26</vt:i4>
      </vt:variant>
      <vt:variant>
        <vt:i4>0</vt:i4>
      </vt:variant>
      <vt:variant>
        <vt:i4>5</vt:i4>
      </vt:variant>
      <vt:variant>
        <vt:lpwstr/>
      </vt:variant>
      <vt:variant>
        <vt:lpwstr>_Toc21472263</vt:lpwstr>
      </vt:variant>
      <vt:variant>
        <vt:i4>1114162</vt:i4>
      </vt:variant>
      <vt:variant>
        <vt:i4>20</vt:i4>
      </vt:variant>
      <vt:variant>
        <vt:i4>0</vt:i4>
      </vt:variant>
      <vt:variant>
        <vt:i4>5</vt:i4>
      </vt:variant>
      <vt:variant>
        <vt:lpwstr/>
      </vt:variant>
      <vt:variant>
        <vt:lpwstr>_Toc21472262</vt:lpwstr>
      </vt:variant>
      <vt:variant>
        <vt:i4>1179698</vt:i4>
      </vt:variant>
      <vt:variant>
        <vt:i4>14</vt:i4>
      </vt:variant>
      <vt:variant>
        <vt:i4>0</vt:i4>
      </vt:variant>
      <vt:variant>
        <vt:i4>5</vt:i4>
      </vt:variant>
      <vt:variant>
        <vt:lpwstr/>
      </vt:variant>
      <vt:variant>
        <vt:lpwstr>_Toc21472261</vt:lpwstr>
      </vt:variant>
      <vt:variant>
        <vt:i4>1245234</vt:i4>
      </vt:variant>
      <vt:variant>
        <vt:i4>8</vt:i4>
      </vt:variant>
      <vt:variant>
        <vt:i4>0</vt:i4>
      </vt:variant>
      <vt:variant>
        <vt:i4>5</vt:i4>
      </vt:variant>
      <vt:variant>
        <vt:lpwstr/>
      </vt:variant>
      <vt:variant>
        <vt:lpwstr>_Toc21472260</vt:lpwstr>
      </vt:variant>
      <vt:variant>
        <vt:i4>1703985</vt:i4>
      </vt:variant>
      <vt:variant>
        <vt:i4>2</vt:i4>
      </vt:variant>
      <vt:variant>
        <vt:i4>0</vt:i4>
      </vt:variant>
      <vt:variant>
        <vt:i4>5</vt:i4>
      </vt:variant>
      <vt:variant>
        <vt:lpwstr/>
      </vt:variant>
      <vt:variant>
        <vt:lpwstr>_Toc21472259</vt:lpwstr>
      </vt:variant>
      <vt:variant>
        <vt:i4>3997797</vt:i4>
      </vt:variant>
      <vt:variant>
        <vt:i4>48</vt:i4>
      </vt:variant>
      <vt:variant>
        <vt:i4>0</vt:i4>
      </vt:variant>
      <vt:variant>
        <vt:i4>5</vt:i4>
      </vt:variant>
      <vt:variant>
        <vt:lpwstr>https://en.wikipedia.org/wiki/WebSocket</vt:lpwstr>
      </vt:variant>
      <vt:variant>
        <vt:lpwstr/>
      </vt:variant>
      <vt:variant>
        <vt:i4>5832712</vt:i4>
      </vt:variant>
      <vt:variant>
        <vt:i4>45</vt:i4>
      </vt:variant>
      <vt:variant>
        <vt:i4>0</vt:i4>
      </vt:variant>
      <vt:variant>
        <vt:i4>5</vt:i4>
      </vt:variant>
      <vt:variant>
        <vt:lpwstr>https://ngrx.io/guide/store/reducers</vt:lpwstr>
      </vt:variant>
      <vt:variant>
        <vt:lpwstr/>
      </vt:variant>
      <vt:variant>
        <vt:i4>2293864</vt:i4>
      </vt:variant>
      <vt:variant>
        <vt:i4>42</vt:i4>
      </vt:variant>
      <vt:variant>
        <vt:i4>0</vt:i4>
      </vt:variant>
      <vt:variant>
        <vt:i4>5</vt:i4>
      </vt:variant>
      <vt:variant>
        <vt:lpwstr>https://www.getpostman.com/</vt:lpwstr>
      </vt:variant>
      <vt:variant>
        <vt:lpwstr/>
      </vt:variant>
      <vt:variant>
        <vt:i4>7667835</vt:i4>
      </vt:variant>
      <vt:variant>
        <vt:i4>39</vt:i4>
      </vt:variant>
      <vt:variant>
        <vt:i4>0</vt:i4>
      </vt:variant>
      <vt:variant>
        <vt:i4>5</vt:i4>
      </vt:variant>
      <vt:variant>
        <vt:lpwstr>https://angular.io/guide/lifecycle-hooks</vt:lpwstr>
      </vt:variant>
      <vt:variant>
        <vt:lpwstr>lifecycle-sequence</vt:lpwstr>
      </vt:variant>
      <vt:variant>
        <vt:i4>1835112</vt:i4>
      </vt:variant>
      <vt:variant>
        <vt:i4>36</vt:i4>
      </vt:variant>
      <vt:variant>
        <vt:i4>0</vt:i4>
      </vt:variant>
      <vt:variant>
        <vt:i4>5</vt:i4>
      </vt:variant>
      <vt:variant>
        <vt:lpwstr>https://developer.mozilla.org/en-US/docs/Web/API/History_API</vt:lpwstr>
      </vt:variant>
      <vt:variant>
        <vt:lpwstr/>
      </vt:variant>
      <vt:variant>
        <vt:i4>2949228</vt:i4>
      </vt:variant>
      <vt:variant>
        <vt:i4>33</vt:i4>
      </vt:variant>
      <vt:variant>
        <vt:i4>0</vt:i4>
      </vt:variant>
      <vt:variant>
        <vt:i4>5</vt:i4>
      </vt:variant>
      <vt:variant>
        <vt:lpwstr>https://github.com/BcryptNet/bcrypt.net</vt:lpwstr>
      </vt:variant>
      <vt:variant>
        <vt:lpwstr/>
      </vt:variant>
      <vt:variant>
        <vt:i4>6684776</vt:i4>
      </vt:variant>
      <vt:variant>
        <vt:i4>30</vt:i4>
      </vt:variant>
      <vt:variant>
        <vt:i4>0</vt:i4>
      </vt:variant>
      <vt:variant>
        <vt:i4>5</vt:i4>
      </vt:variant>
      <vt:variant>
        <vt:lpwstr>https://github.com/jbogard/MediatR</vt:lpwstr>
      </vt:variant>
      <vt:variant>
        <vt:lpwstr/>
      </vt:variant>
      <vt:variant>
        <vt:i4>5242975</vt:i4>
      </vt:variant>
      <vt:variant>
        <vt:i4>27</vt:i4>
      </vt:variant>
      <vt:variant>
        <vt:i4>0</vt:i4>
      </vt:variant>
      <vt:variant>
        <vt:i4>5</vt:i4>
      </vt:variant>
      <vt:variant>
        <vt:lpwstr>http://docs.automapper.org/en/stable/Getting-started.html</vt:lpwstr>
      </vt:variant>
      <vt:variant>
        <vt:lpwstr/>
      </vt:variant>
      <vt:variant>
        <vt:i4>7077950</vt:i4>
      </vt:variant>
      <vt:variant>
        <vt:i4>24</vt:i4>
      </vt:variant>
      <vt:variant>
        <vt:i4>0</vt:i4>
      </vt:variant>
      <vt:variant>
        <vt:i4>5</vt:i4>
      </vt:variant>
      <vt:variant>
        <vt:lpwstr>https://code-maze.com/async-generic-repository-pattern/</vt:lpwstr>
      </vt:variant>
      <vt:variant>
        <vt:lpwstr/>
      </vt:variant>
      <vt:variant>
        <vt:i4>7864425</vt:i4>
      </vt:variant>
      <vt:variant>
        <vt:i4>21</vt:i4>
      </vt:variant>
      <vt:variant>
        <vt:i4>0</vt:i4>
      </vt:variant>
      <vt:variant>
        <vt:i4>5</vt:i4>
      </vt:variant>
      <vt:variant>
        <vt:lpwstr>https://docs.microsoft.com/pl-pl/aspnet/web-api/overview/getting-started-with-aspnet-web-api/tutorial-your-first-web-api</vt:lpwstr>
      </vt:variant>
      <vt:variant>
        <vt:lpwstr>adding-a-controller</vt:lpwstr>
      </vt:variant>
      <vt:variant>
        <vt:i4>8192122</vt:i4>
      </vt:variant>
      <vt:variant>
        <vt:i4>18</vt:i4>
      </vt:variant>
      <vt:variant>
        <vt:i4>0</vt:i4>
      </vt:variant>
      <vt:variant>
        <vt:i4>5</vt:i4>
      </vt:variant>
      <vt:variant>
        <vt:lpwstr>https://tools.ietf.org/html/rfc7519</vt:lpwstr>
      </vt:variant>
      <vt:variant>
        <vt:lpwstr/>
      </vt:variant>
      <vt:variant>
        <vt:i4>2424905</vt:i4>
      </vt:variant>
      <vt:variant>
        <vt:i4>15</vt:i4>
      </vt:variant>
      <vt:variant>
        <vt:i4>0</vt:i4>
      </vt:variant>
      <vt:variant>
        <vt:i4>5</vt:i4>
      </vt:variant>
      <vt:variant>
        <vt:lpwstr>https://www.owasp.org/images/7/72/OWASP_Top_10-2017_%28en%29.pdf.pdf</vt:lpwstr>
      </vt:variant>
      <vt:variant>
        <vt:lpwstr/>
      </vt:variant>
      <vt:variant>
        <vt:i4>3080297</vt:i4>
      </vt:variant>
      <vt:variant>
        <vt:i4>12</vt:i4>
      </vt:variant>
      <vt:variant>
        <vt:i4>0</vt:i4>
      </vt:variant>
      <vt:variant>
        <vt:i4>5</vt:i4>
      </vt:variant>
      <vt:variant>
        <vt:lpwstr>https://pl.wikipedia.org/wiki/Facebook</vt:lpwstr>
      </vt:variant>
      <vt:variant>
        <vt:lpwstr/>
      </vt:variant>
      <vt:variant>
        <vt:i4>5505050</vt:i4>
      </vt:variant>
      <vt:variant>
        <vt:i4>9</vt:i4>
      </vt:variant>
      <vt:variant>
        <vt:i4>0</vt:i4>
      </vt:variant>
      <vt:variant>
        <vt:i4>5</vt:i4>
      </vt:variant>
      <vt:variant>
        <vt:lpwstr>https://ngrx.io/docs</vt:lpwstr>
      </vt:variant>
      <vt:variant>
        <vt:lpwstr/>
      </vt:variant>
      <vt:variant>
        <vt:i4>7602292</vt:i4>
      </vt:variant>
      <vt:variant>
        <vt:i4>6</vt:i4>
      </vt:variant>
      <vt:variant>
        <vt:i4>0</vt:i4>
      </vt:variant>
      <vt:variant>
        <vt:i4>5</vt:i4>
      </vt:variant>
      <vt:variant>
        <vt:lpwstr>https://facebook.github.io/flux/docs/in-depth-overview</vt:lpwstr>
      </vt:variant>
      <vt:variant>
        <vt:lpwstr/>
      </vt:variant>
      <vt:variant>
        <vt:i4>8323185</vt:i4>
      </vt:variant>
      <vt:variant>
        <vt:i4>3</vt:i4>
      </vt:variant>
      <vt:variant>
        <vt:i4>0</vt:i4>
      </vt:variant>
      <vt:variant>
        <vt:i4>5</vt:i4>
      </vt:variant>
      <vt:variant>
        <vt:lpwstr>https://lucene.apache.org/</vt:lpwstr>
      </vt:variant>
      <vt:variant>
        <vt:lpwstr/>
      </vt:variant>
      <vt:variant>
        <vt:i4>7077963</vt:i4>
      </vt:variant>
      <vt:variant>
        <vt:i4>0</vt:i4>
      </vt:variant>
      <vt:variant>
        <vt:i4>0</vt:i4>
      </vt:variant>
      <vt:variant>
        <vt:i4>5</vt:i4>
      </vt:variant>
      <vt:variant>
        <vt:lpwstr>https://pl.wikipedia.org/wiki/Angular_(framework)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chlenix</dc:creator>
  <cp:keywords/>
  <cp:lastModifiedBy>chlenix</cp:lastModifiedBy>
  <cp:revision>86</cp:revision>
  <cp:lastPrinted>1899-12-31T23:00:00Z</cp:lastPrinted>
  <dcterms:created xsi:type="dcterms:W3CDTF">2020-01-08T13:38:00Z</dcterms:created>
  <dcterms:modified xsi:type="dcterms:W3CDTF">2020-01-12T23:50:00Z</dcterms:modified>
</cp:coreProperties>
</file>